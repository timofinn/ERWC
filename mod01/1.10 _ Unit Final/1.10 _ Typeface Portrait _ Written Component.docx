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rFonts w:ascii="Lexend" w:cs="Lexend" w:eastAsia="Lexend" w:hAnsi="Lexend"/>
          <w:color w:val="000000"/>
          <w:sz w:val="44"/>
          <w:szCs w:val="44"/>
        </w:rPr>
      </w:pPr>
      <w:bookmarkStart w:colFirst="0" w:colLast="0" w:name="_qtvqveudq3fq" w:id="0"/>
      <w:bookmarkEnd w:id="0"/>
      <w:r w:rsidDel="00000000" w:rsidR="00000000" w:rsidRPr="00000000">
        <w:rPr>
          <w:rFonts w:ascii="Lexend" w:cs="Lexend" w:eastAsia="Lexend" w:hAnsi="Lexend"/>
          <w:color w:val="000000"/>
          <w:sz w:val="44"/>
          <w:szCs w:val="44"/>
          <w:rtl w:val="0"/>
        </w:rPr>
        <w:t xml:space="preserve">1.10 | Typeface Portrait | Written Component</w:t>
      </w:r>
    </w:p>
    <w:p w:rsidR="00000000" w:rsidDel="00000000" w:rsidP="00000000" w:rsidRDefault="00000000" w:rsidRPr="00000000" w14:paraId="00000002">
      <w:pPr>
        <w:pStyle w:val="Heading3"/>
        <w:keepNext w:val="0"/>
        <w:keepLines w:val="0"/>
        <w:spacing w:after="240" w:before="240" w:lineRule="auto"/>
        <w:rPr>
          <w:rFonts w:ascii="Lexend" w:cs="Lexend" w:eastAsia="Lexend" w:hAnsi="Lexend"/>
          <w:color w:val="000000"/>
          <w:sz w:val="32"/>
          <w:szCs w:val="32"/>
        </w:rPr>
      </w:pPr>
      <w:bookmarkStart w:colFirst="0" w:colLast="0" w:name="_ab30hnkpjcgq" w:id="1"/>
      <w:bookmarkEnd w:id="1"/>
      <w:r w:rsidDel="00000000" w:rsidR="00000000" w:rsidRPr="00000000">
        <w:rPr>
          <w:rFonts w:ascii="Lexend" w:cs="Lexend" w:eastAsia="Lexend" w:hAnsi="Lexend"/>
          <w:b w:val="1"/>
          <w:bCs w:val="1"/>
          <w:color w:val="000000"/>
          <w:sz w:val="32"/>
          <w:szCs w:val="32"/>
          <w:rtl w:val="0"/>
        </w:rPr>
        <w:t xml:space="preserve">Directions:</w:t>
      </w:r>
      <w:r w:rsidDel="00000000" w:rsidR="00000000" w:rsidRPr="00000000">
        <w:rPr>
          <w:rtl w:val="0"/>
        </w:rPr>
      </w:r>
    </w:p>
    <w:p w:rsidR="00000000" w:rsidDel="00000000" w:rsidP="00000000" w:rsidRDefault="00000000" w:rsidRPr="00000000" w14:paraId="00000003">
      <w:pPr>
        <w:pStyle w:val="Heading3"/>
        <w:keepNext w:val="0"/>
        <w:keepLines w:val="0"/>
        <w:spacing w:after="240" w:before="240" w:lineRule="auto"/>
        <w:rPr>
          <w:rFonts w:ascii="Lexend" w:cs="Lexend" w:eastAsia="Lexend" w:hAnsi="Lexend"/>
          <w:color w:val="000000"/>
          <w:sz w:val="20"/>
          <w:szCs w:val="20"/>
        </w:rPr>
      </w:pPr>
      <w:bookmarkStart w:colFirst="0" w:colLast="0" w:name="_7cyc0ze9u7uj" w:id="2"/>
      <w:bookmarkEnd w:id="2"/>
      <w:r w:rsidDel="00000000" w:rsidR="00000000" w:rsidRPr="00000000">
        <w:rPr>
          <w:rFonts w:ascii="Lexend" w:cs="Lexend" w:eastAsia="Lexend" w:hAnsi="Lexend"/>
          <w:color w:val="000000"/>
          <w:sz w:val="20"/>
          <w:szCs w:val="20"/>
          <w:rtl w:val="0"/>
        </w:rPr>
        <w:t xml:space="preserve">You will create </w:t>
      </w:r>
      <w:r w:rsidDel="00000000" w:rsidR="00000000" w:rsidRPr="00000000">
        <w:rPr>
          <w:rFonts w:ascii="Lexend" w:cs="Lexend" w:eastAsia="Lexend" w:hAnsi="Lexend"/>
          <w:b w:val="1"/>
          <w:bCs w:val="1"/>
          <w:color w:val="000000"/>
          <w:sz w:val="20"/>
          <w:szCs w:val="20"/>
          <w:rtl w:val="0"/>
        </w:rPr>
        <w:t xml:space="preserve">your own document</w:t>
      </w:r>
      <w:r w:rsidDel="00000000" w:rsidR="00000000" w:rsidRPr="00000000">
        <w:rPr>
          <w:rFonts w:ascii="Lexend" w:cs="Lexend" w:eastAsia="Lexend" w:hAnsi="Lexend"/>
          <w:color w:val="000000"/>
          <w:sz w:val="20"/>
          <w:szCs w:val="20"/>
          <w:rtl w:val="0"/>
        </w:rPr>
        <w:t xml:space="preserve"> that matches the format and color-coding of the exemplar you see below.  </w:t>
      </w:r>
      <w:r w:rsidDel="00000000" w:rsidR="00000000" w:rsidRPr="00000000">
        <w:rPr>
          <w:rFonts w:ascii="Lexend" w:cs="Lexend" w:eastAsia="Lexend" w:hAnsi="Lexend"/>
          <w:b w:val="1"/>
          <w:bCs w:val="1"/>
          <w:color w:val="000000"/>
          <w:sz w:val="20"/>
          <w:szCs w:val="20"/>
          <w:rtl w:val="0"/>
        </w:rPr>
        <w:t xml:space="preserve">This</w:t>
      </w:r>
      <w:r w:rsidDel="00000000" w:rsidR="00000000" w:rsidRPr="00000000">
        <w:rPr>
          <w:rFonts w:ascii="Lexend" w:cs="Lexend" w:eastAsia="Lexend" w:hAnsi="Lexend"/>
          <w:color w:val="000000"/>
          <w:sz w:val="20"/>
          <w:szCs w:val="20"/>
          <w:rtl w:val="0"/>
        </w:rPr>
        <w:t xml:space="preserve"> document will serve as your polished, final written component for Unit 1.</w:t>
      </w:r>
    </w:p>
    <w:p w:rsidR="00000000" w:rsidDel="00000000" w:rsidP="00000000" w:rsidRDefault="00000000" w:rsidRPr="00000000" w14:paraId="00000004">
      <w:pPr>
        <w:pStyle w:val="Heading3"/>
        <w:keepNext w:val="0"/>
        <w:keepLines w:val="0"/>
        <w:spacing w:after="240" w:before="240" w:lineRule="auto"/>
        <w:rPr>
          <w:rFonts w:ascii="Lexend" w:cs="Lexend" w:eastAsia="Lexend" w:hAnsi="Lexend"/>
          <w:b w:val="1"/>
          <w:bCs w:val="1"/>
          <w:color w:val="000000"/>
          <w:sz w:val="20"/>
          <w:szCs w:val="20"/>
        </w:rPr>
      </w:pPr>
      <w:bookmarkStart w:colFirst="0" w:colLast="0" w:name="_zdw54itvcdbc" w:id="3"/>
      <w:bookmarkEnd w:id="3"/>
      <w:r w:rsidDel="00000000" w:rsidR="00000000" w:rsidRPr="00000000">
        <w:rPr>
          <w:rFonts w:ascii="Lexend" w:cs="Lexend" w:eastAsia="Lexend" w:hAnsi="Lexend"/>
          <w:b w:val="1"/>
          <w:bCs w:val="1"/>
          <w:color w:val="000000"/>
          <w:sz w:val="20"/>
          <w:szCs w:val="20"/>
          <w:rtl w:val="0"/>
        </w:rPr>
        <w:t xml:space="preserve">Make Your Own Copy</w:t>
      </w:r>
    </w:p>
    <w:p w:rsidR="00000000" w:rsidDel="00000000" w:rsidP="00000000" w:rsidRDefault="00000000" w:rsidRPr="00000000" w14:paraId="00000005">
      <w:pPr>
        <w:pStyle w:val="Heading3"/>
        <w:keepNext w:val="0"/>
        <w:keepLines w:val="0"/>
        <w:spacing w:after="240" w:before="240" w:lineRule="auto"/>
        <w:rPr>
          <w:rFonts w:ascii="Lexend" w:cs="Lexend" w:eastAsia="Lexend" w:hAnsi="Lexend"/>
          <w:color w:val="000000"/>
          <w:sz w:val="20"/>
          <w:szCs w:val="20"/>
        </w:rPr>
      </w:pPr>
      <w:bookmarkStart w:colFirst="0" w:colLast="0" w:name="_8j7u3d2ahmy7" w:id="4"/>
      <w:bookmarkEnd w:id="4"/>
      <w:r w:rsidDel="00000000" w:rsidR="00000000" w:rsidRPr="00000000">
        <w:rPr>
          <w:rFonts w:ascii="Lexend" w:cs="Lexend" w:eastAsia="Lexend" w:hAnsi="Lexend"/>
          <w:color w:val="000000"/>
          <w:sz w:val="20"/>
          <w:szCs w:val="20"/>
          <w:rtl w:val="0"/>
        </w:rPr>
        <w:t xml:space="preserve">Open the exemplar (“Typeface Portrait: Note the Color-Coded Sections”).</w:t>
      </w:r>
    </w:p>
    <w:p w:rsidR="00000000" w:rsidDel="00000000" w:rsidP="00000000" w:rsidRDefault="00000000" w:rsidRPr="00000000" w14:paraId="00000006">
      <w:pPr>
        <w:pStyle w:val="Heading3"/>
        <w:keepNext w:val="0"/>
        <w:keepLines w:val="0"/>
        <w:numPr>
          <w:ilvl w:val="1"/>
          <w:numId w:val="2"/>
        </w:numPr>
        <w:spacing w:after="0" w:afterAutospacing="0" w:before="240" w:lineRule="auto"/>
        <w:ind w:left="1440" w:hanging="360"/>
        <w:rPr>
          <w:rFonts w:ascii="Lexend" w:cs="Lexend" w:eastAsia="Lexend" w:hAnsi="Lexend"/>
          <w:color w:val="000000"/>
          <w:sz w:val="22"/>
          <w:szCs w:val="22"/>
        </w:rPr>
      </w:pPr>
      <w:bookmarkStart w:colFirst="0" w:colLast="0" w:name="_ab30hnkpjcgq" w:id="1"/>
      <w:bookmarkEnd w:id="1"/>
      <w:r w:rsidDel="00000000" w:rsidR="00000000" w:rsidRPr="00000000">
        <w:rPr>
          <w:rFonts w:ascii="Lexend" w:cs="Lexend" w:eastAsia="Lexend" w:hAnsi="Lexend"/>
          <w:color w:val="000000"/>
          <w:sz w:val="22"/>
          <w:szCs w:val="22"/>
          <w:highlight w:val="yellow"/>
          <w:rtl w:val="0"/>
        </w:rPr>
        <w:t xml:space="preserve">Choose </w:t>
      </w:r>
      <w:r w:rsidDel="00000000" w:rsidR="00000000" w:rsidRPr="00000000">
        <w:rPr>
          <w:rFonts w:ascii="Lexend" w:cs="Lexend" w:eastAsia="Lexend" w:hAnsi="Lexend"/>
          <w:b w:val="1"/>
          <w:bCs w:val="1"/>
          <w:color w:val="000000"/>
          <w:sz w:val="22"/>
          <w:szCs w:val="22"/>
          <w:highlight w:val="yellow"/>
          <w:rtl w:val="0"/>
        </w:rPr>
        <w:t xml:space="preserve">File → Make a Copy</w:t>
      </w:r>
      <w:r w:rsidDel="00000000" w:rsidR="00000000" w:rsidRPr="00000000">
        <w:rPr>
          <w:rFonts w:ascii="Lexend" w:cs="Lexend" w:eastAsia="Lexend" w:hAnsi="Lexend"/>
          <w:color w:val="000000"/>
          <w:sz w:val="22"/>
          <w:szCs w:val="22"/>
          <w:highlight w:val="yellow"/>
          <w:rtl w:val="0"/>
        </w:rPr>
        <w:t xml:space="preserve"> a</w:t>
      </w:r>
      <w:r w:rsidDel="00000000" w:rsidR="00000000" w:rsidRPr="00000000">
        <w:rPr>
          <w:rFonts w:ascii="Lexend" w:cs="Lexend" w:eastAsia="Lexend" w:hAnsi="Lexend"/>
          <w:color w:val="000000"/>
          <w:sz w:val="22"/>
          <w:szCs w:val="22"/>
          <w:rtl w:val="0"/>
        </w:rPr>
        <w:t xml:space="preserve">nd rename it:</w:t>
        <w:br w:type="textWrapping"/>
      </w:r>
      <w:r w:rsidDel="00000000" w:rsidR="00000000" w:rsidRPr="00000000">
        <w:rPr>
          <w:rFonts w:ascii="Roboto Mono" w:cs="Roboto Mono" w:eastAsia="Roboto Mono" w:hAnsi="Roboto Mono"/>
          <w:color w:val="188038"/>
          <w:sz w:val="22"/>
          <w:szCs w:val="22"/>
          <w:rtl w:val="0"/>
        </w:rPr>
        <w:t xml:space="preserve"> 1.10_(Period#)_Lastname_Firstname</w:t>
      </w:r>
    </w:p>
    <w:p w:rsidR="00000000" w:rsidDel="00000000" w:rsidP="00000000" w:rsidRDefault="00000000" w:rsidRPr="00000000" w14:paraId="00000007">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2"/>
          <w:szCs w:val="22"/>
        </w:rPr>
      </w:pPr>
      <w:bookmarkStart w:colFirst="0" w:colLast="0" w:name="_fbhn7wj1pld5" w:id="5"/>
      <w:bookmarkEnd w:id="5"/>
      <w:r w:rsidDel="00000000" w:rsidR="00000000" w:rsidRPr="00000000">
        <w:rPr>
          <w:rFonts w:ascii="Roboto Mono" w:cs="Roboto Mono" w:eastAsia="Roboto Mono" w:hAnsi="Roboto Mono"/>
          <w:color w:val="188038"/>
          <w:sz w:val="22"/>
          <w:szCs w:val="22"/>
          <w:rtl w:val="0"/>
        </w:rPr>
        <w:t xml:space="preserve">Example: 1.10_P1_Finnigan_Tim</w:t>
      </w:r>
      <w:r w:rsidDel="00000000" w:rsidR="00000000" w:rsidRPr="00000000">
        <w:rPr>
          <w:rtl w:val="0"/>
        </w:rPr>
      </w:r>
    </w:p>
    <w:p w:rsidR="00000000" w:rsidDel="00000000" w:rsidP="00000000" w:rsidRDefault="00000000" w:rsidRPr="00000000" w14:paraId="00000008">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Save it in the correct folder in your Google Drive (or Canvas Google Assignment).</w:t>
        <w:br w:type="textWrapping"/>
      </w:r>
    </w:p>
    <w:p w:rsidR="00000000" w:rsidDel="00000000" w:rsidP="00000000" w:rsidRDefault="00000000" w:rsidRPr="00000000" w14:paraId="00000009">
      <w:pPr>
        <w:pStyle w:val="Heading3"/>
        <w:keepNext w:val="0"/>
        <w:keepLines w:val="0"/>
        <w:numPr>
          <w:ilvl w:val="0"/>
          <w:numId w:val="2"/>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Replace All Placeholder Text</w:t>
      </w:r>
    </w:p>
    <w:p w:rsidR="00000000" w:rsidDel="00000000" w:rsidP="00000000" w:rsidRDefault="00000000" w:rsidRPr="00000000" w14:paraId="0000000A">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Delete the sample paragraphs and write </w:t>
      </w:r>
      <w:r w:rsidDel="00000000" w:rsidR="00000000" w:rsidRPr="00000000">
        <w:rPr>
          <w:rFonts w:ascii="Lexend" w:cs="Lexend" w:eastAsia="Lexend" w:hAnsi="Lexend"/>
          <w:b w:val="1"/>
          <w:bCs w:val="1"/>
          <w:color w:val="000000"/>
          <w:sz w:val="20"/>
          <w:szCs w:val="20"/>
          <w:rtl w:val="0"/>
        </w:rPr>
        <w:t xml:space="preserve">your own content</w:t>
      </w:r>
      <w:r w:rsidDel="00000000" w:rsidR="00000000" w:rsidRPr="00000000">
        <w:rPr>
          <w:rFonts w:ascii="Lexend" w:cs="Lexend" w:eastAsia="Lexend" w:hAnsi="Lexend"/>
          <w:color w:val="000000"/>
          <w:sz w:val="20"/>
          <w:szCs w:val="20"/>
          <w:rtl w:val="0"/>
        </w:rPr>
        <w:t xml:space="preserve"> in the same spots.</w:t>
      </w:r>
    </w:p>
    <w:p w:rsidR="00000000" w:rsidDel="00000000" w:rsidP="00000000" w:rsidRDefault="00000000" w:rsidRPr="00000000" w14:paraId="0000000B">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Follow the same </w:t>
      </w:r>
      <w:r w:rsidDel="00000000" w:rsidR="00000000" w:rsidRPr="00000000">
        <w:rPr>
          <w:rFonts w:ascii="Lexend" w:cs="Lexend" w:eastAsia="Lexend" w:hAnsi="Lexend"/>
          <w:b w:val="1"/>
          <w:bCs w:val="1"/>
          <w:color w:val="000000"/>
          <w:sz w:val="20"/>
          <w:szCs w:val="20"/>
          <w:rtl w:val="0"/>
        </w:rPr>
        <w:t xml:space="preserve">color-coding</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headings</w:t>
      </w:r>
      <w:r w:rsidDel="00000000" w:rsidR="00000000" w:rsidRPr="00000000">
        <w:rPr>
          <w:rFonts w:ascii="Lexend" w:cs="Lexend" w:eastAsia="Lexend" w:hAnsi="Lexend"/>
          <w:color w:val="000000"/>
          <w:sz w:val="20"/>
          <w:szCs w:val="20"/>
          <w:rtl w:val="0"/>
        </w:rPr>
        <w:t xml:space="preserve"> for:</w:t>
      </w:r>
    </w:p>
    <w:p w:rsidR="00000000" w:rsidDel="00000000" w:rsidP="00000000" w:rsidRDefault="00000000" w:rsidRPr="00000000" w14:paraId="0000000C">
      <w:pPr>
        <w:pStyle w:val="Heading3"/>
        <w:keepNext w:val="0"/>
        <w:keepLines w:val="0"/>
        <w:numPr>
          <w:ilvl w:val="2"/>
          <w:numId w:val="2"/>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1: Traits I Aspire to Develop</w:t>
      </w:r>
    </w:p>
    <w:p w:rsidR="00000000" w:rsidDel="00000000" w:rsidP="00000000" w:rsidRDefault="00000000" w:rsidRPr="00000000" w14:paraId="0000000D">
      <w:pPr>
        <w:pStyle w:val="Heading3"/>
        <w:keepNext w:val="0"/>
        <w:keepLines w:val="0"/>
        <w:numPr>
          <w:ilvl w:val="2"/>
          <w:numId w:val="2"/>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2: Priorities, Goals &amp; Vision</w:t>
      </w:r>
    </w:p>
    <w:p w:rsidR="00000000" w:rsidDel="00000000" w:rsidP="00000000" w:rsidRDefault="00000000" w:rsidRPr="00000000" w14:paraId="0000000E">
      <w:pPr>
        <w:pStyle w:val="Heading3"/>
        <w:keepNext w:val="0"/>
        <w:keepLines w:val="0"/>
        <w:numPr>
          <w:ilvl w:val="2"/>
          <w:numId w:val="2"/>
        </w:numPr>
        <w:spacing w:after="0" w:afterAutospacing="0" w:before="0" w:beforeAutospacing="0" w:lineRule="auto"/>
        <w:ind w:left="216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 </w:t>
      </w:r>
      <w:r w:rsidDel="00000000" w:rsidR="00000000" w:rsidRPr="00000000">
        <w:rPr>
          <w:rFonts w:ascii="Lexend" w:cs="Lexend" w:eastAsia="Lexend" w:hAnsi="Lexend"/>
          <w:b w:val="1"/>
          <w:bCs w:val="1"/>
          <w:color w:val="000000"/>
          <w:sz w:val="20"/>
          <w:szCs w:val="20"/>
          <w:rtl w:val="0"/>
        </w:rPr>
        <w:t xml:space="preserve">Category 3: Reader, Writer, Thinker</w:t>
      </w:r>
    </w:p>
    <w:p w:rsidR="00000000" w:rsidDel="00000000" w:rsidP="00000000" w:rsidRDefault="00000000" w:rsidRPr="00000000" w14:paraId="0000000F">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headings, icons, and spacing exactly as shown.</w:t>
        <w:br w:type="textWrapping"/>
      </w:r>
    </w:p>
    <w:p w:rsidR="00000000" w:rsidDel="00000000" w:rsidP="00000000" w:rsidRDefault="00000000" w:rsidRPr="00000000" w14:paraId="00000010">
      <w:pPr>
        <w:pStyle w:val="Heading3"/>
        <w:keepNext w:val="0"/>
        <w:keepLines w:val="0"/>
        <w:numPr>
          <w:ilvl w:val="0"/>
          <w:numId w:val="2"/>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Match the Format</w:t>
      </w:r>
    </w:p>
    <w:p w:rsidR="00000000" w:rsidDel="00000000" w:rsidP="00000000" w:rsidRDefault="00000000" w:rsidRPr="00000000" w14:paraId="00000011">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Keep the </w:t>
      </w:r>
      <w:r w:rsidDel="00000000" w:rsidR="00000000" w:rsidRPr="00000000">
        <w:rPr>
          <w:rFonts w:ascii="Lexend" w:cs="Lexend" w:eastAsia="Lexend" w:hAnsi="Lexend"/>
          <w:b w:val="1"/>
          <w:bCs w:val="1"/>
          <w:color w:val="000000"/>
          <w:sz w:val="20"/>
          <w:szCs w:val="20"/>
          <w:rtl w:val="0"/>
        </w:rPr>
        <w:t xml:space="preserve">section labels</w:t>
      </w:r>
      <w:r w:rsidDel="00000000" w:rsidR="00000000" w:rsidRPr="00000000">
        <w:rPr>
          <w:rFonts w:ascii="Lexend" w:cs="Lexend" w:eastAsia="Lexend" w:hAnsi="Lexend"/>
          <w:color w:val="000000"/>
          <w:sz w:val="20"/>
          <w:szCs w:val="20"/>
          <w:rtl w:val="0"/>
        </w:rPr>
        <w:t xml:space="preserve">, bullet styles, and spacing.</w:t>
      </w:r>
    </w:p>
    <w:p w:rsidR="00000000" w:rsidDel="00000000" w:rsidP="00000000" w:rsidRDefault="00000000" w:rsidRPr="00000000" w14:paraId="00000012">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Use </w:t>
      </w:r>
      <w:r w:rsidDel="00000000" w:rsidR="00000000" w:rsidRPr="00000000">
        <w:rPr>
          <w:rFonts w:ascii="Lexend" w:cs="Lexend" w:eastAsia="Lexend" w:hAnsi="Lexend"/>
          <w:b w:val="1"/>
          <w:bCs w:val="1"/>
          <w:color w:val="000000"/>
          <w:sz w:val="20"/>
          <w:szCs w:val="20"/>
          <w:rtl w:val="0"/>
        </w:rPr>
        <w:t xml:space="preserve">complete sentences</w:t>
      </w:r>
      <w:r w:rsidDel="00000000" w:rsidR="00000000" w:rsidRPr="00000000">
        <w:rPr>
          <w:rFonts w:ascii="Lexend" w:cs="Lexend" w:eastAsia="Lexend" w:hAnsi="Lexend"/>
          <w:color w:val="000000"/>
          <w:sz w:val="20"/>
          <w:szCs w:val="20"/>
          <w:rtl w:val="0"/>
        </w:rPr>
        <w:t xml:space="preserve"> and </w:t>
      </w:r>
      <w:r w:rsidDel="00000000" w:rsidR="00000000" w:rsidRPr="00000000">
        <w:rPr>
          <w:rFonts w:ascii="Lexend" w:cs="Lexend" w:eastAsia="Lexend" w:hAnsi="Lexend"/>
          <w:b w:val="1"/>
          <w:bCs w:val="1"/>
          <w:color w:val="000000"/>
          <w:sz w:val="20"/>
          <w:szCs w:val="20"/>
          <w:rtl w:val="0"/>
        </w:rPr>
        <w:t xml:space="preserve">paragraph form</w:t>
      </w:r>
      <w:r w:rsidDel="00000000" w:rsidR="00000000" w:rsidRPr="00000000">
        <w:rPr>
          <w:rFonts w:ascii="Lexend" w:cs="Lexend" w:eastAsia="Lexend" w:hAnsi="Lexend"/>
          <w:color w:val="000000"/>
          <w:sz w:val="20"/>
          <w:szCs w:val="20"/>
          <w:rtl w:val="0"/>
        </w:rPr>
        <w:t xml:space="preserve">, not notes or fragments.</w:t>
      </w:r>
    </w:p>
    <w:p w:rsidR="00000000" w:rsidDel="00000000" w:rsidP="00000000" w:rsidRDefault="00000000" w:rsidRPr="00000000" w14:paraId="00000013">
      <w:pPr>
        <w:pStyle w:val="Heading3"/>
        <w:keepNext w:val="0"/>
        <w:keepLines w:val="0"/>
        <w:numPr>
          <w:ilvl w:val="1"/>
          <w:numId w:val="2"/>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Preserve the </w:t>
      </w:r>
      <w:r w:rsidDel="00000000" w:rsidR="00000000" w:rsidRPr="00000000">
        <w:rPr>
          <w:rFonts w:ascii="Lexend" w:cs="Lexend" w:eastAsia="Lexend" w:hAnsi="Lexend"/>
          <w:b w:val="1"/>
          <w:bCs w:val="1"/>
          <w:color w:val="000000"/>
          <w:sz w:val="20"/>
          <w:szCs w:val="20"/>
          <w:rtl w:val="0"/>
        </w:rPr>
        <w:t xml:space="preserve">feedback placeholders</w:t>
      </w:r>
      <w:r w:rsidDel="00000000" w:rsidR="00000000" w:rsidRPr="00000000">
        <w:rPr>
          <w:rFonts w:ascii="Lexend" w:cs="Lexend" w:eastAsia="Lexend" w:hAnsi="Lexend"/>
          <w:color w:val="000000"/>
          <w:sz w:val="20"/>
          <w:szCs w:val="20"/>
          <w:rtl w:val="0"/>
        </w:rPr>
        <w:t xml:space="preserve"> if you are using Class Companion for revisions.</w:t>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pStyle w:val="Heading3"/>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Lexend" w:cs="Lexend" w:eastAsia="Lexend" w:hAnsi="Lexend"/>
          <w:color w:val="000000"/>
          <w:sz w:val="20"/>
          <w:szCs w:val="20"/>
          <w:highlight w:val="yellow"/>
        </w:rPr>
      </w:pPr>
      <w:bookmarkStart w:colFirst="0" w:colLast="0" w:name="_spe5a18n5afz" w:id="6"/>
      <w:bookmarkEnd w:id="6"/>
      <w:r w:rsidDel="00000000" w:rsidR="00000000" w:rsidRPr="00000000">
        <w:rPr>
          <w:rFonts w:ascii="Lexend" w:cs="Lexend" w:eastAsia="Lexend" w:hAnsi="Lexend"/>
          <w:b w:val="1"/>
          <w:bCs w:val="1"/>
          <w:color w:val="000000"/>
          <w:sz w:val="20"/>
          <w:szCs w:val="20"/>
          <w:highlight w:val="yellow"/>
          <w:rtl w:val="0"/>
        </w:rPr>
        <w:t xml:space="preserve">Highlight in Bright Yellow the places </w:t>
      </w:r>
      <w:r w:rsidDel="00000000" w:rsidR="00000000" w:rsidRPr="00000000">
        <w:rPr>
          <w:rFonts w:ascii="Lexend" w:cs="Lexend" w:eastAsia="Lexend" w:hAnsi="Lexend"/>
          <w:b w:val="1"/>
          <w:bCs w:val="1"/>
          <w:color w:val="000000"/>
          <w:sz w:val="20"/>
          <w:szCs w:val="20"/>
          <w:highlight w:val="yellow"/>
          <w:u w:val="single"/>
          <w:rtl w:val="0"/>
        </w:rPr>
        <w:t xml:space="preserve">where</w:t>
      </w:r>
      <w:r w:rsidDel="00000000" w:rsidR="00000000" w:rsidRPr="00000000">
        <w:rPr>
          <w:rFonts w:ascii="Lexend" w:cs="Lexend" w:eastAsia="Lexend" w:hAnsi="Lexend"/>
          <w:b w:val="1"/>
          <w:bCs w:val="1"/>
          <w:color w:val="000000"/>
          <w:sz w:val="20"/>
          <w:szCs w:val="20"/>
          <w:highlight w:val="yellow"/>
          <w:rtl w:val="0"/>
        </w:rPr>
        <w:t xml:space="preserve"> you made the changes</w:t>
      </w:r>
    </w:p>
    <w:p w:rsidR="00000000" w:rsidDel="00000000" w:rsidP="00000000" w:rsidRDefault="00000000" w:rsidRPr="00000000" w14:paraId="00000016">
      <w:pPr>
        <w:pStyle w:val="Heading3"/>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Lexend" w:cs="Lexend" w:eastAsia="Lexend" w:hAnsi="Lexend"/>
          <w:color w:val="000000"/>
          <w:sz w:val="20"/>
          <w:szCs w:val="20"/>
          <w:highlight w:val="yellow"/>
        </w:rPr>
      </w:pPr>
      <w:bookmarkStart w:colFirst="0" w:colLast="0" w:name="_lp63s96ie0l5" w:id="7"/>
      <w:bookmarkEnd w:id="7"/>
      <w:r w:rsidDel="00000000" w:rsidR="00000000" w:rsidRPr="00000000">
        <w:rPr>
          <w:rFonts w:ascii="Lexend" w:cs="Lexend" w:eastAsia="Lexend" w:hAnsi="Lexend"/>
          <w:color w:val="000000"/>
          <w:sz w:val="20"/>
          <w:szCs w:val="20"/>
          <w:highlight w:val="yellow"/>
          <w:rtl w:val="0"/>
        </w:rPr>
        <w:t xml:space="preserve">The goal here is twofold:</w:t>
      </w:r>
    </w:p>
    <w:p w:rsidR="00000000" w:rsidDel="00000000" w:rsidP="00000000" w:rsidRDefault="00000000" w:rsidRPr="00000000" w14:paraId="00000017">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highlight w:val="yellow"/>
        </w:rPr>
      </w:pPr>
      <w:bookmarkStart w:colFirst="0" w:colLast="0" w:name="_1uhx8ari5t00" w:id="8"/>
      <w:bookmarkEnd w:id="8"/>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demonstrate your ability to implement feedback</w:t>
      </w:r>
    </w:p>
    <w:p w:rsidR="00000000" w:rsidDel="00000000" w:rsidP="00000000" w:rsidRDefault="00000000" w:rsidRPr="00000000" w14:paraId="00000018">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Lexend" w:cs="Lexend" w:eastAsia="Lexend" w:hAnsi="Lexend"/>
          <w:color w:val="000000"/>
          <w:sz w:val="20"/>
          <w:szCs w:val="20"/>
        </w:rPr>
      </w:pPr>
      <w:bookmarkStart w:colFirst="0" w:colLast="0" w:name="_kpn9nfwr48ju" w:id="9"/>
      <w:bookmarkEnd w:id="9"/>
      <w:r w:rsidDel="00000000" w:rsidR="00000000" w:rsidRPr="00000000">
        <w:rPr>
          <w:rFonts w:ascii="Lexend" w:cs="Lexend" w:eastAsia="Lexend" w:hAnsi="Lexend"/>
          <w:color w:val="000000"/>
          <w:sz w:val="20"/>
          <w:szCs w:val="20"/>
          <w:highlight w:val="yellow"/>
          <w:rtl w:val="0"/>
        </w:rPr>
        <w:t xml:space="preserve">You </w:t>
      </w:r>
      <w:r w:rsidDel="00000000" w:rsidR="00000000" w:rsidRPr="00000000">
        <w:rPr>
          <w:rFonts w:ascii="Lexend" w:cs="Lexend" w:eastAsia="Lexend" w:hAnsi="Lexend"/>
          <w:b w:val="1"/>
          <w:bCs w:val="1"/>
          <w:color w:val="000000"/>
          <w:sz w:val="20"/>
          <w:szCs w:val="20"/>
          <w:highlight w:val="yellow"/>
          <w:rtl w:val="0"/>
        </w:rPr>
        <w:t xml:space="preserve">highlight the exact locations where you made the improvements </w:t>
      </w:r>
      <w:r w:rsidDel="00000000" w:rsidR="00000000" w:rsidRPr="00000000">
        <w:rPr>
          <w:rFonts w:ascii="Lexend" w:cs="Lexend" w:eastAsia="Lexend" w:hAnsi="Lexend"/>
          <w:color w:val="000000"/>
          <w:sz w:val="20"/>
          <w:szCs w:val="20"/>
          <w:highlight w:val="yellow"/>
          <w:rtl w:val="0"/>
        </w:rPr>
        <w:t xml:space="preserve">on the draft</w:t>
      </w:r>
      <w:r w:rsidDel="00000000" w:rsidR="00000000" w:rsidRPr="00000000">
        <w:rPr>
          <w:rFonts w:ascii="Lexend" w:cs="Lexend" w:eastAsia="Lexend" w:hAnsi="Lexend"/>
          <w:color w:val="000000"/>
          <w:sz w:val="20"/>
          <w:szCs w:val="20"/>
          <w:rtl w:val="0"/>
        </w:rPr>
        <w:br w:type="textWrapping"/>
        <w:br w:type="textWrapping"/>
      </w:r>
    </w:p>
    <w:p w:rsidR="00000000" w:rsidDel="00000000" w:rsidP="00000000" w:rsidRDefault="00000000" w:rsidRPr="00000000" w14:paraId="00000019">
      <w:pPr>
        <w:pStyle w:val="Heading3"/>
        <w:keepNext w:val="0"/>
        <w:keepLines w:val="0"/>
        <w:numPr>
          <w:ilvl w:val="0"/>
          <w:numId w:val="2"/>
        </w:numPr>
        <w:spacing w:after="0" w:afterAutospacing="0" w:before="0" w:beforeAutospacing="0" w:lineRule="auto"/>
        <w:ind w:left="72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b w:val="1"/>
          <w:bCs w:val="1"/>
          <w:color w:val="000000"/>
          <w:sz w:val="20"/>
          <w:szCs w:val="20"/>
          <w:rtl w:val="0"/>
        </w:rPr>
        <w:t xml:space="preserve">Final Check Before Submitting</w:t>
      </w:r>
    </w:p>
    <w:p w:rsidR="00000000" w:rsidDel="00000000" w:rsidP="00000000" w:rsidRDefault="00000000" w:rsidRPr="00000000" w14:paraId="0000001A">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Proofread for grammar, spelling, and flow.</w:t>
      </w:r>
    </w:p>
    <w:p w:rsidR="00000000" w:rsidDel="00000000" w:rsidP="00000000" w:rsidRDefault="00000000" w:rsidRPr="00000000" w14:paraId="0000001B">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Make sure all example text from the exemplar has been replaced.</w:t>
      </w:r>
    </w:p>
    <w:p w:rsidR="00000000" w:rsidDel="00000000" w:rsidP="00000000" w:rsidRDefault="00000000" w:rsidRPr="00000000" w14:paraId="0000001C">
      <w:pPr>
        <w:pStyle w:val="Heading3"/>
        <w:keepNext w:val="0"/>
        <w:keepLines w:val="0"/>
        <w:numPr>
          <w:ilvl w:val="1"/>
          <w:numId w:val="2"/>
        </w:numPr>
        <w:spacing w:after="0" w:afterAutospacing="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Confirm your name and date are in the bottom corner (as in the model).</w:t>
      </w:r>
    </w:p>
    <w:p w:rsidR="00000000" w:rsidDel="00000000" w:rsidP="00000000" w:rsidRDefault="00000000" w:rsidRPr="00000000" w14:paraId="0000001D">
      <w:pPr>
        <w:pStyle w:val="Heading3"/>
        <w:keepNext w:val="0"/>
        <w:keepLines w:val="0"/>
        <w:numPr>
          <w:ilvl w:val="1"/>
          <w:numId w:val="2"/>
        </w:numPr>
        <w:spacing w:after="240" w:before="0" w:beforeAutospacing="0" w:lineRule="auto"/>
        <w:ind w:left="1440" w:hanging="360"/>
        <w:rPr>
          <w:rFonts w:ascii="Lexend" w:cs="Lexend" w:eastAsia="Lexend" w:hAnsi="Lexend"/>
          <w:color w:val="000000"/>
          <w:sz w:val="20"/>
          <w:szCs w:val="20"/>
        </w:rPr>
      </w:pPr>
      <w:bookmarkStart w:colFirst="0" w:colLast="0" w:name="_ab30hnkpjcgq" w:id="1"/>
      <w:bookmarkEnd w:id="1"/>
      <w:r w:rsidDel="00000000" w:rsidR="00000000" w:rsidRPr="00000000">
        <w:rPr>
          <w:rFonts w:ascii="Lexend" w:cs="Lexend" w:eastAsia="Lexend" w:hAnsi="Lexend"/>
          <w:color w:val="000000"/>
          <w:sz w:val="20"/>
          <w:szCs w:val="20"/>
          <w:rtl w:val="0"/>
        </w:rPr>
        <w:t xml:space="preserve">Submit your final document to </w:t>
      </w:r>
      <w:r w:rsidDel="00000000" w:rsidR="00000000" w:rsidRPr="00000000">
        <w:rPr>
          <w:rFonts w:ascii="Lexend" w:cs="Lexend" w:eastAsia="Lexend" w:hAnsi="Lexend"/>
          <w:b w:val="1"/>
          <w:bCs w:val="1"/>
          <w:color w:val="000000"/>
          <w:sz w:val="20"/>
          <w:szCs w:val="20"/>
          <w:rtl w:val="0"/>
        </w:rPr>
        <w:t xml:space="preserve">Canvas → Unit 1 Written Component</w:t>
      </w:r>
      <w:r w:rsidDel="00000000" w:rsidR="00000000" w:rsidRPr="00000000">
        <w:rPr>
          <w:rFonts w:ascii="Lexend" w:cs="Lexend" w:eastAsia="Lexend" w:hAnsi="Lexend"/>
          <w:color w:val="000000"/>
          <w:sz w:val="20"/>
          <w:szCs w:val="20"/>
          <w:rtl w:val="0"/>
        </w:rPr>
        <w:t xml:space="preserve"> by the deadline.</w:t>
        <w:br w:type="textWrapping"/>
      </w:r>
    </w:p>
    <w:p w:rsidR="00000000" w:rsidDel="00000000" w:rsidP="00000000" w:rsidRDefault="00000000" w:rsidRPr="00000000" w14:paraId="0000001E">
      <w:pPr>
        <w:pStyle w:val="Heading3"/>
        <w:keepNext w:val="0"/>
        <w:keepLines w:val="0"/>
        <w:spacing w:after="240" w:before="240" w:lineRule="auto"/>
        <w:rPr>
          <w:rFonts w:ascii="Lexend" w:cs="Lexend" w:eastAsia="Lexend" w:hAnsi="Lexend"/>
          <w:color w:val="000000"/>
          <w:sz w:val="20"/>
          <w:szCs w:val="20"/>
        </w:rPr>
      </w:pPr>
      <w:bookmarkStart w:colFirst="0" w:colLast="0" w:name="_jrmvmokirmnq" w:id="10"/>
      <w:bookmarkEnd w:id="10"/>
      <w:r w:rsidDel="00000000" w:rsidR="00000000" w:rsidRPr="00000000">
        <w:rPr>
          <w:rFonts w:ascii="Lexend" w:cs="Lexend" w:eastAsia="Lexend" w:hAnsi="Lexend"/>
          <w:b w:val="1"/>
          <w:bCs w:val="1"/>
          <w:color w:val="000000"/>
          <w:sz w:val="20"/>
          <w:szCs w:val="20"/>
          <w:rtl w:val="0"/>
        </w:rPr>
        <w:t xml:space="preserve">Reminder:</w:t>
      </w:r>
      <w:r w:rsidDel="00000000" w:rsidR="00000000" w:rsidRPr="00000000">
        <w:rPr>
          <w:rFonts w:ascii="Lexend" w:cs="Lexend" w:eastAsia="Lexend" w:hAnsi="Lexend"/>
          <w:color w:val="000000"/>
          <w:sz w:val="20"/>
          <w:szCs w:val="20"/>
          <w:rtl w:val="0"/>
        </w:rPr>
        <w:t xml:space="preserve"> The exemplar is a </w:t>
      </w:r>
      <w:r w:rsidDel="00000000" w:rsidR="00000000" w:rsidRPr="00000000">
        <w:rPr>
          <w:rFonts w:ascii="Lexend" w:cs="Lexend" w:eastAsia="Lexend" w:hAnsi="Lexend"/>
          <w:b w:val="1"/>
          <w:bCs w:val="1"/>
          <w:color w:val="000000"/>
          <w:sz w:val="20"/>
          <w:szCs w:val="20"/>
          <w:rtl w:val="0"/>
        </w:rPr>
        <w:t xml:space="preserve">model of format and layout</w:t>
      </w:r>
      <w:r w:rsidDel="00000000" w:rsidR="00000000" w:rsidRPr="00000000">
        <w:rPr>
          <w:rFonts w:ascii="Lexend" w:cs="Lexend" w:eastAsia="Lexend" w:hAnsi="Lexend"/>
          <w:color w:val="000000"/>
          <w:sz w:val="20"/>
          <w:szCs w:val="20"/>
          <w:rtl w:val="0"/>
        </w:rPr>
        <w:t xml:space="preserve">, not content. You can keep all the headings, but you must replace the small text below with your own work. </w:t>
      </w:r>
    </w:p>
    <w:p w:rsidR="00000000" w:rsidDel="00000000" w:rsidP="00000000" w:rsidRDefault="00000000" w:rsidRPr="00000000" w14:paraId="0000001F">
      <w:pPr>
        <w:pStyle w:val="Heading3"/>
        <w:keepNext w:val="0"/>
        <w:keepLines w:val="0"/>
        <w:spacing w:after="80" w:before="140" w:lineRule="auto"/>
        <w:rPr>
          <w:rFonts w:ascii="Lexend" w:cs="Lexend" w:eastAsia="Lexend" w:hAnsi="Lexend"/>
          <w:color w:val="000000"/>
          <w:sz w:val="24"/>
          <w:szCs w:val="24"/>
        </w:rPr>
      </w:pPr>
      <w:bookmarkStart w:colFirst="0" w:colLast="0" w:name="_ab30hnkpjcgq" w:id="1"/>
      <w:bookmarkEnd w:id="1"/>
      <w:r w:rsidDel="00000000" w:rsidR="00000000" w:rsidRPr="00000000">
        <w:rPr>
          <w:rtl w:val="0"/>
        </w:rPr>
      </w:r>
    </w:p>
    <w:p w:rsidR="00000000" w:rsidDel="00000000" w:rsidP="00000000" w:rsidRDefault="00000000" w:rsidRPr="00000000" w14:paraId="00000020">
      <w:pPr>
        <w:pStyle w:val="Heading3"/>
        <w:keepNext w:val="0"/>
        <w:keepLines w:val="0"/>
        <w:spacing w:after="80" w:before="140" w:lineRule="auto"/>
        <w:rPr>
          <w:rFonts w:ascii="Lexend" w:cs="Lexend" w:eastAsia="Lexend" w:hAnsi="Lexend"/>
          <w:sz w:val="24"/>
          <w:szCs w:val="24"/>
        </w:rPr>
      </w:pPr>
      <w:bookmarkStart w:colFirst="0" w:colLast="0" w:name="_p50v2c9yw27z" w:id="11"/>
      <w:bookmarkEnd w:id="11"/>
      <w:r w:rsidDel="00000000" w:rsidR="00000000" w:rsidRPr="00000000">
        <w:rPr>
          <w:rtl w:val="0"/>
        </w:rPr>
      </w:r>
    </w:p>
    <w:p w:rsidR="00000000" w:rsidDel="00000000" w:rsidP="00000000" w:rsidRDefault="00000000" w:rsidRPr="00000000" w14:paraId="00000021">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1 (First Draft)  </w:t>
      </w:r>
    </w:p>
    <w:p w:rsidR="00000000" w:rsidDel="00000000" w:rsidP="00000000" w:rsidRDefault="00000000" w:rsidRPr="00000000" w14:paraId="00000022">
      <w:pPr>
        <w:spacing w:after="80" w:before="140" w:lineRule="auto"/>
        <w:rPr>
          <w:rFonts w:ascii="Lexend" w:cs="Lexend" w:eastAsia="Lexend" w:hAnsi="Lexend"/>
          <w:sz w:val="28"/>
          <w:szCs w:val="28"/>
          <w:shd w:fill="c9daf8" w:val="clear"/>
        </w:rPr>
      </w:pPr>
      <w:r w:rsidDel="00000000" w:rsidR="00000000" w:rsidRPr="00000000">
        <w:rPr>
          <w:rFonts w:ascii="Lexend" w:cs="Lexend" w:eastAsia="Lexend" w:hAnsi="Lexend"/>
          <w:sz w:val="28"/>
          <w:szCs w:val="28"/>
          <w:shd w:fill="c9daf8" w:val="clear"/>
          <w:rtl w:val="0"/>
        </w:rPr>
        <w:t xml:space="preserve">Traits I Aspire to Develop </w:t>
      </w:r>
    </w:p>
    <w:p w:rsidR="00000000" w:rsidDel="00000000" w:rsidP="00000000" w:rsidRDefault="00000000" w:rsidRPr="00000000" w14:paraId="00000023">
      <w:pPr>
        <w:spacing w:after="80" w:before="140" w:lineRule="auto"/>
        <w:rPr>
          <w:rFonts w:ascii="Lexend" w:cs="Lexend" w:eastAsia="Lexend" w:hAnsi="Lexend"/>
          <w:shd w:fill="c9daf8" w:val="clear"/>
        </w:rPr>
      </w:pPr>
      <w:r w:rsidDel="00000000" w:rsidR="00000000" w:rsidRPr="00000000">
        <w:rPr>
          <w:rFonts w:ascii="Lexend" w:cs="Lexend" w:eastAsia="Lexend" w:hAnsi="Lexend"/>
          <w:b w:val="1"/>
          <w:bCs w:val="1"/>
          <w:shd w:fill="c9daf8" w:val="clear"/>
          <w:rtl w:val="0"/>
        </w:rPr>
        <w:t xml:space="preserve">Note</w:t>
      </w:r>
      <w:r w:rsidDel="00000000" w:rsidR="00000000" w:rsidRPr="00000000">
        <w:rPr>
          <w:rFonts w:ascii="Lexend" w:cs="Lexend" w:eastAsia="Lexend" w:hAnsi="Lexend"/>
          <w:shd w:fill="c9daf8" w:val="clear"/>
          <w:rtl w:val="0"/>
        </w:rPr>
        <w:t xml:space="preserve">: You’ll type this in directly to class companion’s revision engine. </w:t>
      </w:r>
    </w:p>
    <w:p w:rsidR="00000000" w:rsidDel="00000000" w:rsidP="00000000" w:rsidRDefault="00000000" w:rsidRPr="00000000" w14:paraId="00000024">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br w:type="textWrapping"/>
        <w:t xml:space="preserve">One thing I've always liked doing is watching other peoples silent strengths. For example, my mom when she works is incredibly good at talking with people. They always feel somewhat comfortable around her and shes always able to get the information she needs easily. One of my traits I hope to get is being able to talk confidently with people the way she does, I've always admired how others can talk so easily with people. And even though Im slightly introverted, I do hope that I can learn to talk with others a bit easier and learn to become more confident from it.</w:t>
      </w:r>
    </w:p>
    <w:p w:rsidR="00000000" w:rsidDel="00000000" w:rsidP="00000000" w:rsidRDefault="00000000" w:rsidRPr="00000000" w14:paraId="00000025">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80" w:before="140" w:lineRule="auto"/>
        <w:rPr>
          <w:rFonts w:ascii="Lexend" w:cs="Lexend" w:eastAsia="Lexend" w:hAnsi="Lexend"/>
          <w:sz w:val="18"/>
          <w:szCs w:val="18"/>
        </w:rPr>
      </w:pP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1</w:t>
      </w:r>
      <w:r w:rsidDel="00000000" w:rsidR="00000000" w:rsidRPr="00000000">
        <w:rPr>
          <w:rFonts w:ascii="Lexend" w:cs="Lexend" w:eastAsia="Lexend" w:hAnsi="Lexend"/>
          <w:sz w:val="20"/>
          <w:szCs w:val="20"/>
          <w:shd w:fill="fff2cc" w:val="clear"/>
          <w:rtl w:val="0"/>
        </w:rPr>
        <w:t xml:space="preserve"> from Class Companion between these lines:</w:t>
      </w:r>
      <w:r w:rsidDel="00000000" w:rsidR="00000000" w:rsidRPr="00000000">
        <w:rPr>
          <w:rtl w:val="0"/>
        </w:rPr>
      </w:r>
    </w:p>
    <w:p w:rsidR="00000000" w:rsidDel="00000000" w:rsidP="00000000" w:rsidRDefault="00000000" w:rsidRPr="00000000" w14:paraId="00000027">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Traits &amp; Values Reflection 2/4</w:t>
      </w:r>
    </w:p>
    <w:p w:rsidR="00000000" w:rsidDel="00000000" w:rsidP="00000000" w:rsidRDefault="00000000" w:rsidRPr="00000000" w14:paraId="00000028">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You've mentioned a personal value of wanting to improve your confidence in talking with others, inspired by your mom's example. This is a good start. To enhance your reflection, try to include more details about why this trait matters to you personally and how you plan to develop it. For example, you could share a specific situation where you felt challenged due to being introverted and how you might handle it differently with improved confidence.</w:t>
      </w:r>
    </w:p>
    <w:p w:rsidR="00000000" w:rsidDel="00000000" w:rsidP="00000000" w:rsidRDefault="00000000" w:rsidRPr="00000000" w14:paraId="00000029">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tl w:val="0"/>
        </w:rPr>
      </w:r>
    </w:p>
    <w:p w:rsidR="00000000" w:rsidDel="00000000" w:rsidP="00000000" w:rsidRDefault="00000000" w:rsidRPr="00000000" w14:paraId="0000002A">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Written Quality 2/4</w:t>
      </w:r>
    </w:p>
    <w:p w:rsidR="00000000" w:rsidDel="00000000" w:rsidP="00000000" w:rsidRDefault="00000000" w:rsidRPr="00000000" w14:paraId="0000002B">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Your writing is understandable and has a basic structure, but it could be more organized and expressive. Consider breaking your ideas into clearer sections and using transitions to connect them smoothly. For instance, you might start by describing a specific instance where you admired your mom's communication skills, then transition into why it matters to you and how you plan to develop similar skills.</w:t>
      </w:r>
    </w:p>
    <w:p w:rsidR="00000000" w:rsidDel="00000000" w:rsidP="00000000" w:rsidRDefault="00000000" w:rsidRPr="00000000" w14:paraId="0000002C">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tl w:val="0"/>
        </w:rPr>
      </w:r>
    </w:p>
    <w:p w:rsidR="00000000" w:rsidDel="00000000" w:rsidP="00000000" w:rsidRDefault="00000000" w:rsidRPr="00000000" w14:paraId="0000002D">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Grammar and Spelling 3/4</w:t>
      </w:r>
    </w:p>
    <w:p w:rsidR="00000000" w:rsidDel="00000000" w:rsidP="00000000" w:rsidRDefault="00000000" w:rsidRPr="00000000" w14:paraId="0000002E">
      <w:pPr>
        <w:numPr>
          <w:ilvl w:val="0"/>
          <w:numId w:val="4"/>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6"/>
          <w:szCs w:val="16"/>
          <w:shd w:fill="fff2cc" w:val="clear"/>
        </w:rPr>
      </w:pPr>
      <w:r w:rsidDel="00000000" w:rsidR="00000000" w:rsidRPr="00000000">
        <w:rPr>
          <w:rFonts w:ascii="Lexend Light" w:cs="Lexend Light" w:eastAsia="Lexend Light" w:hAnsi="Lexend Light"/>
          <w:color w:val="0f1729"/>
          <w:sz w:val="16"/>
          <w:szCs w:val="16"/>
          <w:shd w:fill="fff2cc" w:val="clear"/>
          <w:rtl w:val="0"/>
        </w:rPr>
        <w:t xml:space="preserve">Your writing is mostly free of grammar and spelling errors, but there are a few areas to improve. For example, "shes" should be "she's" and "Im" should be "I'm". Correcting these minor errors will enhance the readability of your work.</w:t>
      </w:r>
    </w:p>
    <w:p w:rsidR="00000000" w:rsidDel="00000000" w:rsidP="00000000" w:rsidRDefault="00000000" w:rsidRPr="00000000" w14:paraId="0000002F">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80" w:before="14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1">
      <w:pPr>
        <w:spacing w:after="80" w:before="140" w:lineRule="auto"/>
        <w:rPr>
          <w:rFonts w:ascii="Lexend" w:cs="Lexend" w:eastAsia="Lexend" w:hAnsi="Lexend"/>
          <w:sz w:val="28"/>
          <w:szCs w:val="28"/>
          <w:shd w:fill="c9daf8"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c9daf8" w:val="clear"/>
          <w:rtl w:val="0"/>
        </w:rPr>
        <w:t xml:space="preserve">CATEGORY 1: Round 2 (Updated w/ Class Companion Revision Suggestions)</w:t>
      </w:r>
    </w:p>
    <w:p w:rsidR="00000000" w:rsidDel="00000000" w:rsidP="00000000" w:rsidRDefault="00000000" w:rsidRPr="00000000" w14:paraId="00000032">
      <w:pPr>
        <w:spacing w:after="80" w:before="140" w:lineRule="auto"/>
        <w:rPr>
          <w:rFonts w:ascii="Lexend" w:cs="Lexend" w:eastAsia="Lexend" w:hAnsi="Lexend"/>
          <w:sz w:val="28"/>
          <w:szCs w:val="28"/>
          <w:shd w:fill="c9daf8" w:val="clear"/>
        </w:rPr>
      </w:pPr>
      <w:r w:rsidDel="00000000" w:rsidR="00000000" w:rsidRPr="00000000">
        <w:rPr>
          <w:rFonts w:ascii="Lexend" w:cs="Lexend" w:eastAsia="Lexend" w:hAnsi="Lexend"/>
          <w:sz w:val="28"/>
          <w:szCs w:val="28"/>
          <w:shd w:fill="c9daf8" w:val="clear"/>
          <w:rtl w:val="0"/>
        </w:rPr>
        <w:t xml:space="preserve">Traits I Aspire to Develop </w:t>
      </w:r>
    </w:p>
    <w:p w:rsidR="00000000" w:rsidDel="00000000" w:rsidP="00000000" w:rsidRDefault="00000000" w:rsidRPr="00000000" w14:paraId="00000033">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br w:type="textWrapping"/>
        <w:t xml:space="preserve"> One trait I hope to cultivate is </w:t>
      </w:r>
      <w:r w:rsidDel="00000000" w:rsidR="00000000" w:rsidRPr="00000000">
        <w:rPr>
          <w:rFonts w:ascii="Lexend" w:cs="Lexend" w:eastAsia="Lexend" w:hAnsi="Lexend"/>
          <w:b w:val="1"/>
          <w:bCs w:val="1"/>
          <w:sz w:val="18"/>
          <w:szCs w:val="18"/>
          <w:shd w:fill="c9daf8" w:val="clear"/>
          <w:rtl w:val="0"/>
        </w:rPr>
        <w:t xml:space="preserve">resilience</w:t>
      </w:r>
      <w:r w:rsidDel="00000000" w:rsidR="00000000" w:rsidRPr="00000000">
        <w:rPr>
          <w:rFonts w:ascii="Lexend" w:cs="Lexend" w:eastAsia="Lexend" w:hAnsi="Lexend"/>
          <w:sz w:val="18"/>
          <w:szCs w:val="18"/>
          <w:shd w:fill="c9daf8" w:val="clear"/>
          <w:rtl w:val="0"/>
        </w:rPr>
        <w:t xml:space="preserve">. When my soccer team lost our championship game last spring, I realized how much I tend to shut down after setbacks. I want to face failure without quitting, because life won’t always go the way I plan.</w:t>
      </w:r>
    </w:p>
    <w:p w:rsidR="00000000" w:rsidDel="00000000" w:rsidP="00000000" w:rsidRDefault="00000000" w:rsidRPr="00000000" w14:paraId="00000034">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Another trait is </w:t>
      </w:r>
      <w:r w:rsidDel="00000000" w:rsidR="00000000" w:rsidRPr="00000000">
        <w:rPr>
          <w:rFonts w:ascii="Lexend" w:cs="Lexend" w:eastAsia="Lexend" w:hAnsi="Lexend"/>
          <w:b w:val="1"/>
          <w:bCs w:val="1"/>
          <w:sz w:val="18"/>
          <w:szCs w:val="18"/>
          <w:shd w:fill="c9daf8" w:val="clear"/>
          <w:rtl w:val="0"/>
        </w:rPr>
        <w:t xml:space="preserve">curiosity</w:t>
      </w:r>
      <w:r w:rsidDel="00000000" w:rsidR="00000000" w:rsidRPr="00000000">
        <w:rPr>
          <w:rFonts w:ascii="Lexend" w:cs="Lexend" w:eastAsia="Lexend" w:hAnsi="Lexend"/>
          <w:sz w:val="18"/>
          <w:szCs w:val="18"/>
          <w:shd w:fill="c9daf8" w:val="clear"/>
          <w:rtl w:val="0"/>
        </w:rPr>
        <w:t xml:space="preserve">. I admire people who keep asking “why” even when they already know a lot. My grandpa—an amateur astronomer—still looks up at the sky like it’s his first time. I want to approach books, science, and even disagreements that way.</w:t>
      </w:r>
    </w:p>
    <w:p w:rsidR="00000000" w:rsidDel="00000000" w:rsidP="00000000" w:rsidRDefault="00000000" w:rsidRPr="00000000" w14:paraId="00000035">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I also want to develop </w:t>
      </w:r>
      <w:r w:rsidDel="00000000" w:rsidR="00000000" w:rsidRPr="00000000">
        <w:rPr>
          <w:rFonts w:ascii="Lexend" w:cs="Lexend" w:eastAsia="Lexend" w:hAnsi="Lexend"/>
          <w:b w:val="1"/>
          <w:bCs w:val="1"/>
          <w:sz w:val="18"/>
          <w:szCs w:val="18"/>
          <w:shd w:fill="c9daf8" w:val="clear"/>
          <w:rtl w:val="0"/>
        </w:rPr>
        <w:t xml:space="preserve">empathy</w:t>
      </w:r>
      <w:r w:rsidDel="00000000" w:rsidR="00000000" w:rsidRPr="00000000">
        <w:rPr>
          <w:rFonts w:ascii="Lexend" w:cs="Lexend" w:eastAsia="Lexend" w:hAnsi="Lexend"/>
          <w:sz w:val="18"/>
          <w:szCs w:val="18"/>
          <w:shd w:fill="c9daf8" w:val="clear"/>
          <w:rtl w:val="0"/>
        </w:rPr>
        <w:t xml:space="preserve">. I’ve seen friendships break over small misunderstandings. Learning to pause, listen, and imagine another person’s feelings feels like a kind of quiet power.</w:t>
      </w:r>
    </w:p>
    <w:p w:rsidR="00000000" w:rsidDel="00000000" w:rsidP="00000000" w:rsidRDefault="00000000" w:rsidRPr="00000000" w14:paraId="00000036">
      <w:pPr>
        <w:spacing w:after="80" w:before="140" w:lineRule="auto"/>
        <w:rPr>
          <w:rFonts w:ascii="Lexend" w:cs="Lexend" w:eastAsia="Lexend" w:hAnsi="Lexend"/>
          <w:sz w:val="18"/>
          <w:szCs w:val="18"/>
          <w:shd w:fill="c9daf8" w:val="clear"/>
        </w:rPr>
      </w:pPr>
      <w:r w:rsidDel="00000000" w:rsidR="00000000" w:rsidRPr="00000000">
        <w:rPr>
          <w:rFonts w:ascii="Lexend" w:cs="Lexend" w:eastAsia="Lexend" w:hAnsi="Lexend"/>
          <w:sz w:val="18"/>
          <w:szCs w:val="18"/>
          <w:shd w:fill="c9daf8" w:val="clear"/>
          <w:rtl w:val="0"/>
        </w:rPr>
        <w:t xml:space="preserve">Finally, </w:t>
      </w:r>
      <w:r w:rsidDel="00000000" w:rsidR="00000000" w:rsidRPr="00000000">
        <w:rPr>
          <w:rFonts w:ascii="Lexend" w:cs="Lexend" w:eastAsia="Lexend" w:hAnsi="Lexend"/>
          <w:b w:val="1"/>
          <w:bCs w:val="1"/>
          <w:sz w:val="18"/>
          <w:szCs w:val="18"/>
          <w:shd w:fill="c9daf8" w:val="clear"/>
          <w:rtl w:val="0"/>
        </w:rPr>
        <w:t xml:space="preserve">discipline</w:t>
      </w:r>
      <w:r w:rsidDel="00000000" w:rsidR="00000000" w:rsidRPr="00000000">
        <w:rPr>
          <w:rFonts w:ascii="Lexend" w:cs="Lexend" w:eastAsia="Lexend" w:hAnsi="Lexend"/>
          <w:sz w:val="18"/>
          <w:szCs w:val="18"/>
          <w:shd w:fill="c9daf8" w:val="clear"/>
          <w:rtl w:val="0"/>
        </w:rPr>
        <w:t xml:space="preserve"> matters to me. I’ve struggled with procrastination, especially when assignments pile up. </w:t>
      </w:r>
      <w:r w:rsidDel="00000000" w:rsidR="00000000" w:rsidRPr="00000000">
        <w:rPr>
          <w:rFonts w:ascii="Lexend" w:cs="Lexend" w:eastAsia="Lexend" w:hAnsi="Lexend"/>
          <w:sz w:val="18"/>
          <w:szCs w:val="18"/>
          <w:highlight w:val="yellow"/>
          <w:rtl w:val="0"/>
        </w:rPr>
        <w:t xml:space="preserve">Building better habits—like breaking tasks into smaller steps</w:t>
      </w:r>
      <w:r w:rsidDel="00000000" w:rsidR="00000000" w:rsidRPr="00000000">
        <w:rPr>
          <w:rFonts w:ascii="Lexend" w:cs="Lexend" w:eastAsia="Lexend" w:hAnsi="Lexend"/>
          <w:sz w:val="18"/>
          <w:szCs w:val="18"/>
          <w:shd w:fill="c9daf8" w:val="clear"/>
          <w:rtl w:val="0"/>
        </w:rPr>
        <w:t xml:space="preserve">—will help me move from dreaming about goals to actually meeting them.</w:t>
      </w:r>
    </w:p>
    <w:p w:rsidR="00000000" w:rsidDel="00000000" w:rsidP="00000000" w:rsidRDefault="00000000" w:rsidRPr="00000000" w14:paraId="00000037">
      <w:pPr>
        <w:spacing w:after="80" w:before="140" w:lineRule="auto"/>
        <w:rPr>
          <w:ins w:author="Patrick Martin" w:id="0" w:date="2025-10-23T19:08:25Z"/>
          <w:rFonts w:ascii="Lexend" w:cs="Lexend" w:eastAsia="Lexend" w:hAnsi="Lexend"/>
          <w:sz w:val="18"/>
          <w:szCs w:val="18"/>
          <w:shd w:fill="c9daf8" w:val="clear"/>
        </w:rPr>
      </w:pPr>
      <w:r w:rsidDel="00000000" w:rsidR="00000000" w:rsidRPr="00000000">
        <w:pict>
          <v:rect style="width:0.0pt;height:1.5pt" o:hr="t" o:hrstd="t" o:hralign="center" fillcolor="#A0A0A0" stroked="f"/>
        </w:pict>
      </w:r>
      <w:ins w:author="Patrick Martin" w:id="0" w:date="2025-10-23T19:08:25Z">
        <w:r w:rsidDel="00000000" w:rsidR="00000000" w:rsidRPr="00000000">
          <w:rPr>
            <w:rtl w:val="0"/>
          </w:rPr>
        </w:r>
      </w:ins>
    </w:p>
    <w:p w:rsidR="00000000" w:rsidDel="00000000" w:rsidP="00000000" w:rsidRDefault="00000000" w:rsidRPr="00000000" w14:paraId="00000038">
      <w:pPr>
        <w:shd w:fill="ffffff" w:val="clear"/>
        <w:spacing w:after="280" w:before="280" w:lineRule="auto"/>
        <w:rPr>
          <w:ins w:author="Patrick Martin" w:id="0" w:date="2025-10-23T19:08:25Z"/>
          <w:color w:val="222222"/>
          <w:sz w:val="28"/>
          <w:szCs w:val="28"/>
          <w:shd w:fill="c9daf8" w:val="clear"/>
          <w:rPrChange w:author="Patrick Martin" w:id="1" w:date="2025-10-23T19:08:25Z">
            <w:rPr>
              <w:rFonts w:ascii="Lexend" w:cs="Lexend" w:eastAsia="Lexend" w:hAnsi="Lexend"/>
              <w:sz w:val="18"/>
              <w:szCs w:val="18"/>
              <w:shd w:fill="c9daf8" w:val="clear"/>
            </w:rPr>
          </w:rPrChange>
        </w:rPr>
      </w:pPr>
      <w:ins w:author="Patrick Martin" w:id="0" w:date="2025-10-23T19:08:25Z">
        <w:r w:rsidDel="00000000" w:rsidR="00000000" w:rsidRPr="00000000">
          <w:rPr>
            <w:color w:val="222222"/>
            <w:sz w:val="28"/>
            <w:szCs w:val="28"/>
            <w:shd w:fill="c9daf8" w:val="clear"/>
            <w:rtl w:val="0"/>
            <w:rPrChange w:author="Patrick Martin" w:id="1" w:date="2025-10-23T19:08:25Z">
              <w:rPr>
                <w:rFonts w:ascii="Lexend" w:cs="Lexend" w:eastAsia="Lexend" w:hAnsi="Lexend"/>
                <w:sz w:val="18"/>
                <w:szCs w:val="18"/>
                <w:shd w:fill="c9daf8" w:val="clear"/>
              </w:rPr>
            </w:rPrChange>
          </w:rPr>
          <w:t xml:space="preserve">I think that I should try to learn a better work ethic. This is because in school I tend to forget my work.</w:t>
        </w:r>
      </w:ins>
    </w:p>
    <w:p w:rsidR="00000000" w:rsidDel="00000000" w:rsidP="00000000" w:rsidRDefault="00000000" w:rsidRPr="00000000" w14:paraId="00000039">
      <w:pPr>
        <w:shd w:fill="ffffff" w:val="clear"/>
        <w:spacing w:after="280" w:before="280" w:lineRule="auto"/>
        <w:rPr>
          <w:ins w:author="Patrick Martin" w:id="0" w:date="2025-10-23T19:08:25Z"/>
          <w:color w:val="222222"/>
          <w:sz w:val="28"/>
          <w:szCs w:val="28"/>
          <w:shd w:fill="c9daf8" w:val="clear"/>
          <w:rPrChange w:author="Patrick Martin" w:id="1" w:date="2025-10-23T19:08:25Z">
            <w:rPr>
              <w:rFonts w:ascii="Lexend" w:cs="Lexend" w:eastAsia="Lexend" w:hAnsi="Lexend"/>
              <w:sz w:val="18"/>
              <w:szCs w:val="18"/>
              <w:shd w:fill="c9daf8" w:val="clear"/>
            </w:rPr>
          </w:rPrChange>
        </w:rPr>
      </w:pPr>
      <w:ins w:author="Patrick Martin" w:id="0" w:date="2025-10-23T19:08:25Z">
        <w:r w:rsidDel="00000000" w:rsidR="00000000" w:rsidRPr="00000000">
          <w:rPr>
            <w:color w:val="222222"/>
            <w:sz w:val="28"/>
            <w:szCs w:val="28"/>
            <w:shd w:fill="c9daf8" w:val="clear"/>
            <w:rtl w:val="0"/>
            <w:rPrChange w:author="Patrick Martin" w:id="1" w:date="2025-10-23T19:08:25Z">
              <w:rPr>
                <w:rFonts w:ascii="Lexend" w:cs="Lexend" w:eastAsia="Lexend" w:hAnsi="Lexend"/>
                <w:sz w:val="18"/>
                <w:szCs w:val="18"/>
                <w:shd w:fill="c9daf8" w:val="clear"/>
              </w:rPr>
            </w:rPrChange>
          </w:rPr>
          <w:t xml:space="preserve">But it's kind of funny because I'm on top of everything at football. For example I know other people jobs on the feild and may even have to tell people there job, but for some reason I still forget about school. I think it may be because I don't worry or care about it the same.</w:t>
        </w:r>
      </w:ins>
    </w:p>
    <w:p w:rsidR="00000000" w:rsidDel="00000000" w:rsidP="00000000" w:rsidRDefault="00000000" w:rsidRPr="00000000" w14:paraId="0000003A">
      <w:pPr>
        <w:shd w:fill="ffffff" w:val="clear"/>
        <w:spacing w:after="280" w:before="280" w:lineRule="auto"/>
        <w:rPr>
          <w:ins w:author="Patrick Martin" w:id="0" w:date="2025-10-23T19:08:25Z"/>
          <w:color w:val="222222"/>
          <w:sz w:val="28"/>
          <w:szCs w:val="28"/>
          <w:shd w:fill="c9daf8" w:val="clear"/>
          <w:rPrChange w:author="Patrick Martin" w:id="1" w:date="2025-10-23T19:08:25Z">
            <w:rPr>
              <w:rFonts w:ascii="Lexend" w:cs="Lexend" w:eastAsia="Lexend" w:hAnsi="Lexend"/>
              <w:sz w:val="18"/>
              <w:szCs w:val="18"/>
              <w:shd w:fill="c9daf8" w:val="clear"/>
            </w:rPr>
          </w:rPrChange>
        </w:rPr>
      </w:pPr>
      <w:ins w:author="Patrick Martin" w:id="0" w:date="2025-10-23T19:08:25Z">
        <w:r w:rsidDel="00000000" w:rsidR="00000000" w:rsidRPr="00000000">
          <w:rPr>
            <w:color w:val="222222"/>
            <w:sz w:val="28"/>
            <w:szCs w:val="28"/>
            <w:shd w:fill="c9daf8" w:val="clear"/>
            <w:rtl w:val="0"/>
            <w:rPrChange w:author="Patrick Martin" w:id="1" w:date="2025-10-23T19:08:25Z">
              <w:rPr>
                <w:rFonts w:ascii="Lexend" w:cs="Lexend" w:eastAsia="Lexend" w:hAnsi="Lexend"/>
                <w:sz w:val="18"/>
                <w:szCs w:val="18"/>
                <w:shd w:fill="c9daf8" w:val="clear"/>
              </w:rPr>
            </w:rPrChange>
          </w:rPr>
          <w:t xml:space="preserve">A thing I that people show is respect for one anther. even when that person is having a hard time like in a game and you are losing or just showing respect even when the other person is not, I admire that.</w:t>
        </w:r>
      </w:ins>
    </w:p>
    <w:p w:rsidR="00000000" w:rsidDel="00000000" w:rsidP="00000000" w:rsidRDefault="00000000" w:rsidRPr="00000000" w14:paraId="0000003B">
      <w:pPr>
        <w:shd w:fill="ffffff" w:val="clear"/>
        <w:spacing w:after="280" w:before="280" w:lineRule="auto"/>
        <w:rPr>
          <w:ins w:author="Patrick Martin" w:id="0" w:date="2025-10-23T19:08:25Z"/>
          <w:color w:val="222222"/>
          <w:sz w:val="28"/>
          <w:szCs w:val="28"/>
          <w:shd w:fill="c9daf8" w:val="clear"/>
          <w:rPrChange w:author="Patrick Martin" w:id="1" w:date="2025-10-23T19:08:25Z">
            <w:rPr>
              <w:rFonts w:ascii="Lexend" w:cs="Lexend" w:eastAsia="Lexend" w:hAnsi="Lexend"/>
              <w:sz w:val="18"/>
              <w:szCs w:val="18"/>
              <w:shd w:fill="c9daf8" w:val="clear"/>
            </w:rPr>
          </w:rPrChange>
        </w:rPr>
      </w:pPr>
      <w:ins w:author="Patrick Martin" w:id="0" w:date="2025-10-23T19:08:25Z">
        <w:r w:rsidDel="00000000" w:rsidR="00000000" w:rsidRPr="00000000">
          <w:rPr>
            <w:color w:val="222222"/>
            <w:sz w:val="28"/>
            <w:szCs w:val="28"/>
            <w:shd w:fill="c9daf8" w:val="clear"/>
            <w:rtl w:val="0"/>
            <w:rPrChange w:author="Patrick Martin" w:id="1" w:date="2025-10-23T19:08:25Z">
              <w:rPr>
                <w:rFonts w:ascii="Lexend" w:cs="Lexend" w:eastAsia="Lexend" w:hAnsi="Lexend"/>
                <w:sz w:val="18"/>
                <w:szCs w:val="18"/>
                <w:shd w:fill="c9daf8" w:val="clear"/>
              </w:rPr>
            </w:rPrChange>
          </w:rPr>
          <w:t xml:space="preserve">Discipline can be one of the most important one to me. Because I have seen do many bad or dumb things because of no discipline. For example in a foot ball game after a play people may start fighting or some might mess up a play because of the lack of discipline. But when we have a play were ever one does there job is one of the best feelings, that is because it most likely will be a big or at least a good play.</w:t>
        </w:r>
      </w:ins>
    </w:p>
    <w:p w:rsidR="00000000" w:rsidDel="00000000" w:rsidP="00000000" w:rsidRDefault="00000000" w:rsidRPr="00000000" w14:paraId="0000003C">
      <w:pPr>
        <w:pBdr>
          <w:top w:color="344256" w:space="0" w:sz="0" w:val="none"/>
          <w:left w:color="344256" w:space="0" w:sz="0" w:val="none"/>
          <w:bottom w:color="344256" w:space="0" w:sz="0" w:val="none"/>
          <w:right w:color="344256" w:space="0" w:sz="0" w:val="none"/>
          <w:between w:color="344256" w:space="0" w:sz="0" w:val="none"/>
        </w:pBdr>
        <w:shd w:fill="ffffff" w:val="clear"/>
        <w:rPr>
          <w:ins w:author="Patrick Martin" w:id="0" w:date="2025-10-23T19:08:25Z"/>
          <w:sz w:val="27"/>
          <w:szCs w:val="27"/>
          <w:shd w:fill="c9daf8" w:val="clear"/>
          <w:rPrChange w:author="Patrick Martin" w:id="1" w:date="2025-10-23T19:08:25Z">
            <w:rPr>
              <w:rFonts w:ascii="Lexend" w:cs="Lexend" w:eastAsia="Lexend" w:hAnsi="Lexend"/>
              <w:sz w:val="18"/>
              <w:szCs w:val="18"/>
              <w:shd w:fill="c9daf8" w:val="clear"/>
            </w:rPr>
          </w:rPrChange>
        </w:rPr>
      </w:pPr>
      <w:ins w:author="Patrick Martin" w:id="0" w:date="2025-10-23T19:08:25Z">
        <w:r w:rsidDel="00000000" w:rsidR="00000000" w:rsidRPr="00000000">
          <w:rPr>
            <w:sz w:val="27"/>
            <w:szCs w:val="27"/>
            <w:shd w:fill="c9daf8" w:val="clear"/>
            <w:rtl w:val="0"/>
            <w:rPrChange w:author="Patrick Martin" w:id="1" w:date="2025-10-23T19:08:25Z">
              <w:rPr>
                <w:rFonts w:ascii="Lexend" w:cs="Lexend" w:eastAsia="Lexend" w:hAnsi="Lexend"/>
                <w:sz w:val="18"/>
                <w:szCs w:val="18"/>
                <w:shd w:fill="c9daf8" w:val="clear"/>
              </w:rPr>
            </w:rPrChange>
          </w:rPr>
          <w:t xml:space="preserve">Traits &amp; Values Reflection</w:t>
        </w:r>
      </w:ins>
    </w:p>
    <w:p w:rsidR="00000000" w:rsidDel="00000000" w:rsidP="00000000" w:rsidRDefault="00000000" w:rsidRPr="00000000" w14:paraId="0000003D">
      <w:pPr>
        <w:shd w:fill="ffffff" w:val="clear"/>
        <w:spacing w:after="280" w:before="280" w:lineRule="auto"/>
        <w:rPr>
          <w:ins w:author="Patrick Martin" w:id="0" w:date="2025-10-23T19:08:25Z"/>
          <w:sz w:val="27"/>
          <w:szCs w:val="27"/>
          <w:shd w:fill="c9daf8" w:val="clear"/>
          <w:rPrChange w:author="Patrick Martin" w:id="1" w:date="2025-10-23T19:08:25Z">
            <w:rPr>
              <w:rFonts w:ascii="Lexend" w:cs="Lexend" w:eastAsia="Lexend" w:hAnsi="Lexend"/>
              <w:sz w:val="18"/>
              <w:szCs w:val="18"/>
              <w:shd w:fill="c9daf8" w:val="clear"/>
            </w:rPr>
          </w:rPrChange>
        </w:rPr>
      </w:pPr>
      <w:ins w:author="Patrick Martin" w:id="0" w:date="2025-10-23T19:08:25Z">
        <w:r w:rsidDel="00000000" w:rsidR="00000000" w:rsidRPr="00000000">
          <w:rPr>
            <w:sz w:val="27"/>
            <w:szCs w:val="27"/>
            <w:shd w:fill="c9daf8" w:val="clear"/>
            <w:rtl w:val="0"/>
            <w:rPrChange w:author="Patrick Martin" w:id="1" w:date="2025-10-23T19:08:25Z">
              <w:rPr>
                <w:rFonts w:ascii="Lexend" w:cs="Lexend" w:eastAsia="Lexend" w:hAnsi="Lexend"/>
                <w:sz w:val="18"/>
                <w:szCs w:val="18"/>
                <w:shd w:fill="c9daf8" w:val="clear"/>
              </w:rPr>
            </w:rPrChange>
          </w:rPr>
          <w:t xml:space="preserve">/ 4</w:t>
        </w:r>
      </w:ins>
    </w:p>
    <w:p w:rsidR="00000000" w:rsidDel="00000000" w:rsidP="00000000" w:rsidRDefault="00000000" w:rsidRPr="00000000" w14:paraId="0000003E">
      <w:pPr>
        <w:numPr>
          <w:ilvl w:val="0"/>
          <w:numId w:val="11"/>
        </w:numPr>
        <w:pBdr>
          <w:top w:color="344256" w:space="0" w:sz="0" w:val="none"/>
          <w:left w:color="344256" w:space="0" w:sz="0" w:val="none"/>
          <w:bottom w:color="344256" w:space="0" w:sz="0" w:val="none"/>
          <w:right w:color="344256" w:space="0" w:sz="0" w:val="none"/>
          <w:between w:color="344256" w:space="0" w:sz="0" w:val="none"/>
        </w:pBdr>
        <w:shd w:fill="ffffff" w:val="clear"/>
        <w:ind w:left="940" w:hanging="360"/>
        <w:rPr>
          <w:ins w:author="Patrick Martin" w:id="0" w:date="2025-10-23T19:08:25Z"/>
          <w:color w:val="000000"/>
          <w:shd w:fill="c9daf8" w:val="clear"/>
        </w:rPr>
      </w:pPr>
      <w:ins w:author="Patrick Martin" w:id="0" w:date="2025-10-23T19:08:25Z">
        <w:r w:rsidDel="00000000" w:rsidR="00000000" w:rsidRPr="00000000">
          <w:rPr>
            <w:sz w:val="27"/>
            <w:szCs w:val="27"/>
            <w:shd w:fill="c9daf8" w:val="clear"/>
            <w:rtl w:val="0"/>
            <w:rPrChange w:author="Patrick Martin" w:id="1" w:date="2025-10-23T19:08:25Z">
              <w:rPr>
                <w:rFonts w:ascii="Lexend" w:cs="Lexend" w:eastAsia="Lexend" w:hAnsi="Lexend"/>
                <w:sz w:val="18"/>
                <w:szCs w:val="18"/>
                <w:shd w:fill="c9daf8" w:val="clear"/>
              </w:rPr>
            </w:rPrChange>
          </w:rPr>
          <w:t xml:space="preserve">You've made improvements by adding examples, like how you know other people's jobs on the football field and how discipline affects play outcomes. This adds depth to your reflection on work ethic and discipline. To enhance your reflection further, consider explaining why these traits matter to you personally beyond football. For instance, how might a better work ethic in school impact your future goals?</w:t>
        </w:r>
      </w:ins>
    </w:p>
    <w:p w:rsidR="00000000" w:rsidDel="00000000" w:rsidP="00000000" w:rsidRDefault="00000000" w:rsidRPr="00000000" w14:paraId="0000003F">
      <w:pPr>
        <w:pBdr>
          <w:top w:color="344256" w:space="0" w:sz="0" w:val="none"/>
          <w:left w:color="344256" w:space="0" w:sz="0" w:val="none"/>
          <w:bottom w:color="344256" w:space="0" w:sz="0" w:val="none"/>
          <w:right w:color="344256" w:space="0" w:sz="0" w:val="none"/>
          <w:between w:color="344256" w:space="0" w:sz="0" w:val="none"/>
        </w:pBdr>
        <w:shd w:fill="000000" w:val="clear"/>
        <w:rPr>
          <w:ins w:author="Patrick Martin" w:id="0" w:date="2025-10-23T19:08:25Z"/>
          <w:sz w:val="27"/>
          <w:szCs w:val="27"/>
          <w:shd w:fill="c9daf8" w:val="clear"/>
          <w:rPrChange w:author="Patrick Martin" w:id="1" w:date="2025-10-23T19:08:25Z">
            <w:rPr>
              <w:rFonts w:ascii="Lexend" w:cs="Lexend" w:eastAsia="Lexend" w:hAnsi="Lexend"/>
              <w:sz w:val="18"/>
              <w:szCs w:val="18"/>
              <w:shd w:fill="c9daf8" w:val="clear"/>
            </w:rPr>
          </w:rPrChange>
        </w:rPr>
      </w:pPr>
      <w:ins w:author="Patrick Martin" w:id="0" w:date="2025-10-23T19:08:25Z">
        <w:r w:rsidDel="00000000" w:rsidR="00000000" w:rsidRPr="00000000">
          <w:rPr>
            <w:sz w:val="27"/>
            <w:szCs w:val="27"/>
            <w:shd w:fill="c9daf8" w:val="clear"/>
            <w:rtl w:val="0"/>
            <w:rPrChange w:author="Patrick Martin" w:id="1" w:date="2025-10-23T19:08:25Z">
              <w:rPr>
                <w:rFonts w:ascii="Lexend" w:cs="Lexend" w:eastAsia="Lexend" w:hAnsi="Lexend"/>
                <w:sz w:val="18"/>
                <w:szCs w:val="18"/>
                <w:shd w:fill="c9daf8" w:val="clear"/>
              </w:rPr>
            </w:rPrChange>
          </w:rPr>
          <w:t xml:space="preserve">Written Quality</w:t>
        </w:r>
      </w:ins>
    </w:p>
    <w:p w:rsidR="00000000" w:rsidDel="00000000" w:rsidP="00000000" w:rsidRDefault="00000000" w:rsidRPr="00000000" w14:paraId="00000040">
      <w:pPr>
        <w:shd w:fill="000000" w:val="clear"/>
        <w:spacing w:after="280" w:before="280" w:lineRule="auto"/>
        <w:rPr>
          <w:ins w:author="Patrick Martin" w:id="0" w:date="2025-10-23T19:08:25Z"/>
          <w:sz w:val="27"/>
          <w:szCs w:val="27"/>
          <w:shd w:fill="c9daf8" w:val="clear"/>
          <w:rPrChange w:author="Patrick Martin" w:id="1" w:date="2025-10-23T19:08:25Z">
            <w:rPr>
              <w:rFonts w:ascii="Lexend" w:cs="Lexend" w:eastAsia="Lexend" w:hAnsi="Lexend"/>
              <w:sz w:val="18"/>
              <w:szCs w:val="18"/>
              <w:shd w:fill="c9daf8" w:val="clear"/>
            </w:rPr>
          </w:rPrChange>
        </w:rPr>
      </w:pPr>
      <w:ins w:author="Patrick Martin" w:id="0" w:date="2025-10-23T19:08:25Z">
        <w:r w:rsidDel="00000000" w:rsidR="00000000" w:rsidRPr="00000000">
          <w:rPr>
            <w:sz w:val="27"/>
            <w:szCs w:val="27"/>
            <w:shd w:fill="c9daf8" w:val="clear"/>
            <w:rtl w:val="0"/>
            <w:rPrChange w:author="Patrick Martin" w:id="1" w:date="2025-10-23T19:08:25Z">
              <w:rPr>
                <w:rFonts w:ascii="Lexend" w:cs="Lexend" w:eastAsia="Lexend" w:hAnsi="Lexend"/>
                <w:sz w:val="18"/>
                <w:szCs w:val="18"/>
                <w:shd w:fill="c9daf8" w:val="clear"/>
              </w:rPr>
            </w:rPrChange>
          </w:rPr>
          <w:t xml:space="preserve">3 / 4</w:t>
        </w:r>
      </w:ins>
    </w:p>
    <w:p w:rsidR="00000000" w:rsidDel="00000000" w:rsidP="00000000" w:rsidRDefault="00000000" w:rsidRPr="00000000" w14:paraId="00000041">
      <w:pPr>
        <w:numPr>
          <w:ilvl w:val="0"/>
          <w:numId w:val="8"/>
        </w:numPr>
        <w:pBdr>
          <w:top w:color="344256" w:space="0" w:sz="0" w:val="none"/>
          <w:left w:color="344256" w:space="0" w:sz="0" w:val="none"/>
          <w:bottom w:color="344256" w:space="0" w:sz="0" w:val="none"/>
          <w:right w:color="344256" w:space="0" w:sz="0" w:val="none"/>
          <w:between w:color="344256" w:space="0" w:sz="0" w:val="none"/>
        </w:pBdr>
        <w:shd w:fill="ffffff" w:val="clear"/>
        <w:ind w:left="940" w:hanging="360"/>
        <w:rPr>
          <w:ins w:author="Patrick Martin" w:id="0" w:date="2025-10-23T19:08:25Z"/>
          <w:color w:val="000000"/>
          <w:shd w:fill="c9daf8" w:val="clear"/>
        </w:rPr>
      </w:pPr>
      <w:ins w:author="Patrick Martin" w:id="0" w:date="2025-10-23T19:08:25Z">
        <w:r w:rsidDel="00000000" w:rsidR="00000000" w:rsidRPr="00000000">
          <w:rPr>
            <w:sz w:val="27"/>
            <w:szCs w:val="27"/>
            <w:shd w:fill="c9daf8" w:val="clear"/>
            <w:rtl w:val="0"/>
            <w:rPrChange w:author="Patrick Martin" w:id="1" w:date="2025-10-23T19:08:25Z">
              <w:rPr>
                <w:rFonts w:ascii="Lexend" w:cs="Lexend" w:eastAsia="Lexend" w:hAnsi="Lexend"/>
                <w:sz w:val="18"/>
                <w:szCs w:val="18"/>
                <w:shd w:fill="c9daf8" w:val="clear"/>
              </w:rPr>
            </w:rPrChange>
          </w:rPr>
          <w:t xml:space="preserve">Your writing shows improvement in organization and expressiveness, especially with the added examples. However, transitions between ideas could be smoother to enhance the flow. For example, you could connect the importance of discipline in football to how it could benefit your academic habits.</w:t>
        </w:r>
      </w:ins>
    </w:p>
    <w:p w:rsidR="00000000" w:rsidDel="00000000" w:rsidP="00000000" w:rsidRDefault="00000000" w:rsidRPr="00000000" w14:paraId="00000042">
      <w:pPr>
        <w:pBdr>
          <w:top w:color="344256" w:space="0" w:sz="0" w:val="none"/>
          <w:left w:color="344256" w:space="0" w:sz="0" w:val="none"/>
          <w:bottom w:color="344256" w:space="0" w:sz="0" w:val="none"/>
          <w:right w:color="344256" w:space="0" w:sz="0" w:val="none"/>
          <w:between w:color="344256" w:space="0" w:sz="0" w:val="none"/>
        </w:pBdr>
        <w:shd w:fill="000000" w:val="clear"/>
        <w:rPr>
          <w:ins w:author="Patrick Martin" w:id="0" w:date="2025-10-23T19:08:25Z"/>
          <w:sz w:val="27"/>
          <w:szCs w:val="27"/>
          <w:shd w:fill="c9daf8" w:val="clear"/>
          <w:rPrChange w:author="Patrick Martin" w:id="1" w:date="2025-10-23T19:08:25Z">
            <w:rPr>
              <w:rFonts w:ascii="Lexend" w:cs="Lexend" w:eastAsia="Lexend" w:hAnsi="Lexend"/>
              <w:sz w:val="18"/>
              <w:szCs w:val="18"/>
              <w:shd w:fill="c9daf8" w:val="clear"/>
            </w:rPr>
          </w:rPrChange>
        </w:rPr>
      </w:pPr>
      <w:ins w:author="Patrick Martin" w:id="0" w:date="2025-10-23T19:08:25Z">
        <w:r w:rsidDel="00000000" w:rsidR="00000000" w:rsidRPr="00000000">
          <w:rPr>
            <w:sz w:val="27"/>
            <w:szCs w:val="27"/>
            <w:shd w:fill="c9daf8" w:val="clear"/>
            <w:rtl w:val="0"/>
            <w:rPrChange w:author="Patrick Martin" w:id="1" w:date="2025-10-23T19:08:25Z">
              <w:rPr>
                <w:rFonts w:ascii="Lexend" w:cs="Lexend" w:eastAsia="Lexend" w:hAnsi="Lexend"/>
                <w:sz w:val="18"/>
                <w:szCs w:val="18"/>
                <w:shd w:fill="c9daf8" w:val="clear"/>
              </w:rPr>
            </w:rPrChange>
          </w:rPr>
          <w:t xml:space="preserve">Grammar and Spelling</w:t>
        </w:r>
      </w:ins>
    </w:p>
    <w:p w:rsidR="00000000" w:rsidDel="00000000" w:rsidP="00000000" w:rsidRDefault="00000000" w:rsidRPr="00000000" w14:paraId="00000043">
      <w:pPr>
        <w:shd w:fill="000000" w:val="clear"/>
        <w:spacing w:after="280" w:before="280" w:lineRule="auto"/>
        <w:rPr>
          <w:ins w:author="Patrick Martin" w:id="0" w:date="2025-10-23T19:08:25Z"/>
          <w:sz w:val="27"/>
          <w:szCs w:val="27"/>
          <w:shd w:fill="c9daf8" w:val="clear"/>
          <w:rPrChange w:author="Patrick Martin" w:id="1" w:date="2025-10-23T19:08:25Z">
            <w:rPr>
              <w:rFonts w:ascii="Lexend" w:cs="Lexend" w:eastAsia="Lexend" w:hAnsi="Lexend"/>
              <w:sz w:val="18"/>
              <w:szCs w:val="18"/>
              <w:shd w:fill="c9daf8" w:val="clear"/>
            </w:rPr>
          </w:rPrChange>
        </w:rPr>
      </w:pPr>
      <w:ins w:author="Patrick Martin" w:id="0" w:date="2025-10-23T19:08:25Z">
        <w:r w:rsidDel="00000000" w:rsidR="00000000" w:rsidRPr="00000000">
          <w:rPr>
            <w:sz w:val="27"/>
            <w:szCs w:val="27"/>
            <w:shd w:fill="c9daf8" w:val="clear"/>
            <w:rtl w:val="0"/>
            <w:rPrChange w:author="Patrick Martin" w:id="1" w:date="2025-10-23T19:08:25Z">
              <w:rPr>
                <w:rFonts w:ascii="Lexend" w:cs="Lexend" w:eastAsia="Lexend" w:hAnsi="Lexend"/>
                <w:sz w:val="18"/>
                <w:szCs w:val="18"/>
                <w:shd w:fill="c9daf8" w:val="clear"/>
              </w:rPr>
            </w:rPrChange>
          </w:rPr>
          <w:t xml:space="preserve">3 / 4</w:t>
        </w:r>
      </w:ins>
    </w:p>
    <w:p w:rsidR="00000000" w:rsidDel="00000000" w:rsidP="00000000" w:rsidRDefault="00000000" w:rsidRPr="00000000" w14:paraId="00000044">
      <w:pPr>
        <w:numPr>
          <w:ilvl w:val="0"/>
          <w:numId w:val="10"/>
        </w:numPr>
        <w:pBdr>
          <w:top w:color="344256" w:space="0" w:sz="0" w:val="none"/>
          <w:left w:color="344256" w:space="0" w:sz="0" w:val="none"/>
          <w:bottom w:color="344256" w:space="0" w:sz="0" w:val="none"/>
          <w:right w:color="344256" w:space="0" w:sz="0" w:val="none"/>
          <w:between w:color="344256" w:space="0" w:sz="0" w:val="none"/>
        </w:pBdr>
        <w:shd w:fill="ffffff" w:val="clear"/>
        <w:ind w:left="940" w:hanging="360"/>
        <w:rPr>
          <w:ins w:author="Patrick Martin" w:id="0" w:date="2025-10-23T19:08:25Z"/>
          <w:color w:val="000000"/>
          <w:shd w:fill="c9daf8" w:val="clear"/>
        </w:rPr>
      </w:pPr>
      <w:ins w:author="Patrick Martin" w:id="0" w:date="2025-10-23T19:08:25Z">
        <w:r w:rsidDel="00000000" w:rsidR="00000000" w:rsidRPr="00000000">
          <w:rPr>
            <w:sz w:val="27"/>
            <w:szCs w:val="27"/>
            <w:shd w:fill="c9daf8" w:val="clear"/>
            <w:rtl w:val="0"/>
            <w:rPrChange w:author="Patrick Martin" w:id="1" w:date="2025-10-23T19:08:25Z">
              <w:rPr>
                <w:rFonts w:ascii="Lexend" w:cs="Lexend" w:eastAsia="Lexend" w:hAnsi="Lexend"/>
                <w:sz w:val="18"/>
                <w:szCs w:val="18"/>
                <w:shd w:fill="c9daf8" w:val="clear"/>
              </w:rPr>
            </w:rPrChange>
          </w:rPr>
          <w:t xml:space="preserve">There are still minor errors such as "anther" instead of "another" and "feild" instead of "field." These errors don't majorly distract from understanding, but addressing them will make your writing more polished. Try reading your work aloud to catch these mistakes.</w:t>
        </w:r>
      </w:ins>
    </w:p>
    <w:p w:rsidR="00000000" w:rsidDel="00000000" w:rsidP="00000000" w:rsidRDefault="00000000" w:rsidRPr="00000000" w14:paraId="00000045">
      <w:pPr>
        <w:shd w:fill="ffffff" w:val="clear"/>
        <w:spacing w:after="280" w:before="280" w:lineRule="auto"/>
        <w:rPr>
          <w:ins w:author="Patrick Martin" w:id="0" w:date="2025-10-23T19:08:25Z"/>
          <w:color w:val="222222"/>
          <w:sz w:val="28"/>
          <w:szCs w:val="28"/>
          <w:shd w:fill="c9daf8" w:val="clear"/>
          <w:rPrChange w:author="Patrick Martin" w:id="1" w:date="2025-10-23T19:08:25Z">
            <w:rPr>
              <w:rFonts w:ascii="Lexend" w:cs="Lexend" w:eastAsia="Lexend" w:hAnsi="Lexend"/>
              <w:sz w:val="18"/>
              <w:szCs w:val="18"/>
              <w:shd w:fill="c9daf8" w:val="clear"/>
            </w:rPr>
          </w:rPrChange>
        </w:rPr>
      </w:pPr>
      <w:ins w:author="Patrick Martin" w:id="0" w:date="2025-10-23T19:08:25Z">
        <w:r w:rsidDel="00000000" w:rsidR="00000000" w:rsidRPr="00000000">
          <w:rPr>
            <w:rtl w:val="0"/>
          </w:rPr>
        </w:r>
      </w:ins>
    </w:p>
    <w:p w:rsidR="00000000" w:rsidDel="00000000" w:rsidP="00000000" w:rsidRDefault="00000000" w:rsidRPr="00000000" w14:paraId="00000046">
      <w:pPr>
        <w:spacing w:after="80" w:before="140" w:lineRule="auto"/>
        <w:rPr>
          <w:rFonts w:ascii="Lexend" w:cs="Lexend" w:eastAsia="Lexend" w:hAnsi="Lexend"/>
          <w:sz w:val="18"/>
          <w:szCs w:val="18"/>
          <w:shd w:fill="c9daf8" w:val="clear"/>
        </w:rPr>
      </w:pPr>
      <w:r w:rsidDel="00000000" w:rsidR="00000000" w:rsidRPr="00000000">
        <w:rPr>
          <w:rtl w:val="0"/>
        </w:rPr>
      </w:r>
    </w:p>
    <w:p w:rsidR="00000000" w:rsidDel="00000000" w:rsidP="00000000" w:rsidRDefault="00000000" w:rsidRPr="00000000" w14:paraId="00000047">
      <w:pPr>
        <w:spacing w:after="80" w:before="140" w:lineRule="auto"/>
        <w:rPr>
          <w:rFonts w:ascii="Lexend" w:cs="Lexend" w:eastAsia="Lexend" w:hAnsi="Lexend"/>
          <w:sz w:val="18"/>
          <w:szCs w:val="18"/>
          <w:shd w:fill="c9daf8" w:val="clear"/>
        </w:rPr>
      </w:pPr>
      <w:r w:rsidDel="00000000" w:rsidR="00000000" w:rsidRPr="00000000">
        <w:rPr>
          <w:rtl w:val="0"/>
        </w:rPr>
      </w:r>
    </w:p>
    <w:p w:rsidR="00000000" w:rsidDel="00000000" w:rsidP="00000000" w:rsidRDefault="00000000" w:rsidRPr="00000000" w14:paraId="00000048">
      <w:pPr>
        <w:spacing w:after="80" w:before="140" w:lineRule="auto"/>
        <w:rPr>
          <w:rFonts w:ascii="Lexend Light" w:cs="Lexend Light" w:eastAsia="Lexend Light" w:hAnsi="Lexend Light"/>
          <w:sz w:val="18"/>
          <w:szCs w:val="18"/>
        </w:rPr>
      </w:pPr>
      <w:r w:rsidDel="00000000" w:rsidR="00000000" w:rsidRPr="00000000">
        <w:rPr>
          <w:rtl w:val="0"/>
        </w:rPr>
      </w:r>
    </w:p>
    <w:p w:rsidR="00000000" w:rsidDel="00000000" w:rsidP="00000000" w:rsidRDefault="00000000" w:rsidRPr="00000000" w14:paraId="00000049">
      <w:pPr>
        <w:spacing w:after="80" w:before="140" w:lineRule="auto"/>
        <w:rPr>
          <w:rFonts w:ascii="Lexend" w:cs="Lexend" w:eastAsia="Lexend" w:hAnsi="Lexend"/>
          <w:sz w:val="24"/>
          <w:szCs w:val="24"/>
          <w:shd w:fill="bbe5b1" w:val="clear"/>
        </w:rPr>
      </w:pPr>
      <w:r w:rsidDel="00000000" w:rsidR="00000000" w:rsidRPr="00000000">
        <w:rPr>
          <w:rFonts w:ascii="Lexend Light" w:cs="Lexend Light" w:eastAsia="Lexend Light" w:hAnsi="Lexend Light"/>
          <w:sz w:val="24"/>
          <w:szCs w:val="24"/>
          <w:rtl w:val="0"/>
        </w:rPr>
        <w:t xml:space="preserve">☘️</w:t>
      </w:r>
      <w:r w:rsidDel="00000000" w:rsidR="00000000" w:rsidRPr="00000000">
        <w:rPr>
          <w:rFonts w:ascii="Lexend Light" w:cs="Lexend Light" w:eastAsia="Lexend Light" w:hAnsi="Lexend Light"/>
          <w:sz w:val="24"/>
          <w:szCs w:val="24"/>
          <w:rtl w:val="0"/>
        </w:rPr>
        <w:t xml:space="preserve"> </w:t>
      </w:r>
      <w:r w:rsidDel="00000000" w:rsidR="00000000" w:rsidRPr="00000000">
        <w:rPr>
          <w:rFonts w:ascii="Lexend" w:cs="Lexend" w:eastAsia="Lexend" w:hAnsi="Lexend"/>
          <w:sz w:val="24"/>
          <w:szCs w:val="24"/>
          <w:shd w:fill="bbe5b1" w:val="clear"/>
          <w:rtl w:val="0"/>
        </w:rPr>
        <w:t xml:space="preserve">CATEGORY 2: Round 1 (First Draft Submitted to Class Companion)</w:t>
      </w:r>
    </w:p>
    <w:p w:rsidR="00000000" w:rsidDel="00000000" w:rsidP="00000000" w:rsidRDefault="00000000" w:rsidRPr="00000000" w14:paraId="0000004A">
      <w:pPr>
        <w:spacing w:after="80" w:before="140" w:lineRule="auto"/>
        <w:rPr>
          <w:rFonts w:ascii="Lexend" w:cs="Lexend" w:eastAsia="Lexend" w:hAnsi="Lexend"/>
          <w:sz w:val="24"/>
          <w:szCs w:val="24"/>
          <w:shd w:fill="bbe5b1" w:val="clear"/>
        </w:rPr>
      </w:pPr>
      <w:r w:rsidDel="00000000" w:rsidR="00000000" w:rsidRPr="00000000">
        <w:rPr>
          <w:rFonts w:ascii="Lexend" w:cs="Lexend" w:eastAsia="Lexend" w:hAnsi="Lexend"/>
          <w:sz w:val="24"/>
          <w:szCs w:val="24"/>
          <w:shd w:fill="bbe5b1" w:val="clear"/>
          <w:rtl w:val="0"/>
        </w:rPr>
        <w:t xml:space="preserve"> Priorities, Goals &amp; Vision</w:t>
      </w:r>
    </w:p>
    <w:p w:rsidR="00000000" w:rsidDel="00000000" w:rsidP="00000000" w:rsidRDefault="00000000" w:rsidRPr="00000000" w14:paraId="0000004B">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biggest thing right now is… finishing high school without burning out. school’s important but so is not losing my mind or my friends.</w:t>
      </w:r>
    </w:p>
    <w:p w:rsidR="00000000" w:rsidDel="00000000" w:rsidP="00000000" w:rsidRDefault="00000000" w:rsidRPr="00000000" w14:paraId="0000004C">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last semester I wanted my essay scores up—like at least one level on the rubric. plan was something like: talk to my teacher sometimes, swap drafts with someone, set study blocks. I tried a “two-pass” revision where I fix big stuff first then small grammar things. think it kinda worked.</w:t>
      </w:r>
    </w:p>
    <w:p w:rsidR="00000000" w:rsidDel="00000000" w:rsidP="00000000" w:rsidRDefault="00000000" w:rsidRPr="00000000" w14:paraId="0000004D">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later on, I picture maybe environmental science? or policy? I want my voice to count in climate change stuff. even little actions—like Green Club or creek cleanups—feel like I’m doing something.</w:t>
      </w:r>
    </w:p>
    <w:p w:rsidR="00000000" w:rsidDel="00000000" w:rsidP="00000000" w:rsidRDefault="00000000" w:rsidRPr="00000000" w14:paraId="0000004E">
      <w:pPr>
        <w:spacing w:after="80" w:before="140" w:lineRule="auto"/>
        <w:rPr>
          <w:rFonts w:ascii="Lexend" w:cs="Lexend" w:eastAsia="Lexend" w:hAnsi="Lexend"/>
          <w:sz w:val="20"/>
          <w:szCs w:val="20"/>
          <w:shd w:fill="fff2cc" w:val="clear"/>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2 </w:t>
      </w:r>
      <w:r w:rsidDel="00000000" w:rsidR="00000000" w:rsidRPr="00000000">
        <w:rPr>
          <w:rFonts w:ascii="Lexend" w:cs="Lexend" w:eastAsia="Lexend" w:hAnsi="Lexend"/>
          <w:sz w:val="20"/>
          <w:szCs w:val="20"/>
          <w:shd w:fill="fff2cc" w:val="clear"/>
          <w:rtl w:val="0"/>
        </w:rPr>
        <w:t xml:space="preserve">from Class Companion between these lines:</w:t>
      </w:r>
    </w:p>
    <w:p w:rsidR="00000000" w:rsidDel="00000000" w:rsidP="00000000" w:rsidRDefault="00000000" w:rsidRPr="00000000" w14:paraId="0000004F">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w:cs="Lexend" w:eastAsia="Lexend" w:hAnsi="Lexend"/>
          <w:sz w:val="20"/>
          <w:szCs w:val="20"/>
          <w:shd w:fill="fff2cc" w:val="clear"/>
          <w:rtl w:val="0"/>
        </w:rPr>
        <w:br w:type="textWrapping"/>
      </w:r>
      <w:r w:rsidDel="00000000" w:rsidR="00000000" w:rsidRPr="00000000">
        <w:rPr>
          <w:rFonts w:ascii="Lexend Light" w:cs="Lexend Light" w:eastAsia="Lexend Light" w:hAnsi="Lexend Light"/>
          <w:color w:val="0f1729"/>
          <w:sz w:val="19"/>
          <w:szCs w:val="19"/>
          <w:shd w:fill="fff2cc" w:val="clear"/>
          <w:rtl w:val="0"/>
        </w:rPr>
        <w:t xml:space="preserve">Goals &amp; Priorities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50">
      <w:pPr>
        <w:numPr>
          <w:ilvl w:val="0"/>
          <w:numId w:val="1"/>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You've identified clear goals, such as finishing high school strong and improving your essay scores. Your plan to meet with your teacher, swap drafts, and set study blocks is a concrete strategy. To enhance your score, consider adding more detail to your long-term goals in environmental science or policy. For example, describe specific steps you plan to take to explore these fields, like internships or specific courses.</w:t>
      </w:r>
    </w:p>
    <w:p w:rsidR="00000000" w:rsidDel="00000000" w:rsidP="00000000" w:rsidRDefault="00000000" w:rsidRPr="00000000" w14:paraId="00000051">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52">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Written Quality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53">
      <w:pPr>
        <w:numPr>
          <w:ilvl w:val="0"/>
          <w:numId w:val="9"/>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is generally organized and mostly expressive. The sections are clear, and your ideas are understandable. To improve, try to enhance the expressiveness and flow by connecting your ideas more smoothly. For instance, use transitions to connect your current goals with your future aspirations.</w:t>
      </w:r>
    </w:p>
    <w:p w:rsidR="00000000" w:rsidDel="00000000" w:rsidP="00000000" w:rsidRDefault="00000000" w:rsidRPr="00000000" w14:paraId="00000054">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Grammar and Spelling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55">
      <w:pPr>
        <w:numPr>
          <w:ilvl w:val="0"/>
          <w:numId w:val="6"/>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has some minor grammar or spelling errors, but they do not seriously distract from the meaning. For example, consider capitalizing the beginning of sentences and using more formal language. This will help polish your writing further.</w:t>
      </w:r>
      <w:r w:rsidDel="00000000" w:rsidR="00000000" w:rsidRPr="00000000">
        <w:rPr>
          <w:rtl w:val="0"/>
        </w:rPr>
      </w:r>
    </w:p>
    <w:p w:rsidR="00000000" w:rsidDel="00000000" w:rsidP="00000000" w:rsidRDefault="00000000" w:rsidRPr="00000000" w14:paraId="00000056">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80" w:before="140" w:lineRule="auto"/>
        <w:rPr>
          <w:rFonts w:ascii="Lexend" w:cs="Lexend" w:eastAsia="Lexend" w:hAnsi="Lexend"/>
          <w:sz w:val="28"/>
          <w:szCs w:val="28"/>
          <w:shd w:fill="bbe5b1"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bbe5b1" w:val="clear"/>
          <w:rtl w:val="0"/>
        </w:rPr>
        <w:t xml:space="preserve">CATEGORY 2: Round 2 (Updated with Revisions)</w:t>
      </w:r>
    </w:p>
    <w:p w:rsidR="00000000" w:rsidDel="00000000" w:rsidP="00000000" w:rsidRDefault="00000000" w:rsidRPr="00000000" w14:paraId="00000058">
      <w:pPr>
        <w:spacing w:after="80" w:before="140" w:lineRule="auto"/>
        <w:rPr>
          <w:rFonts w:ascii="Lexend" w:cs="Lexend" w:eastAsia="Lexend" w:hAnsi="Lexend"/>
          <w:sz w:val="28"/>
          <w:szCs w:val="28"/>
          <w:shd w:fill="bbe5b1" w:val="clear"/>
        </w:rPr>
      </w:pPr>
      <w:r w:rsidDel="00000000" w:rsidR="00000000" w:rsidRPr="00000000">
        <w:rPr>
          <w:rFonts w:ascii="Lexend" w:cs="Lexend" w:eastAsia="Lexend" w:hAnsi="Lexend"/>
          <w:sz w:val="28"/>
          <w:szCs w:val="28"/>
          <w:shd w:fill="bbe5b1" w:val="clear"/>
          <w:rtl w:val="0"/>
        </w:rPr>
        <w:t xml:space="preserve">Priorities, Goals &amp; Vision </w:t>
      </w:r>
    </w:p>
    <w:p w:rsidR="00000000" w:rsidDel="00000000" w:rsidP="00000000" w:rsidRDefault="00000000" w:rsidRPr="00000000" w14:paraId="00000059">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br w:type="textWrapping"/>
        <w:t xml:space="preserve"> My biggest priority right now is </w:t>
      </w:r>
      <w:r w:rsidDel="00000000" w:rsidR="00000000" w:rsidRPr="00000000">
        <w:rPr>
          <w:rFonts w:ascii="Lexend" w:cs="Lexend" w:eastAsia="Lexend" w:hAnsi="Lexend"/>
          <w:b w:val="1"/>
          <w:bCs w:val="1"/>
          <w:sz w:val="18"/>
          <w:szCs w:val="18"/>
          <w:shd w:fill="bbe5b1" w:val="clear"/>
          <w:rtl w:val="0"/>
        </w:rPr>
        <w:t xml:space="preserve">finishing high school strong </w:t>
      </w:r>
      <w:r w:rsidDel="00000000" w:rsidR="00000000" w:rsidRPr="00000000">
        <w:rPr>
          <w:rFonts w:ascii="Lexend" w:cs="Lexend" w:eastAsia="Lexend" w:hAnsi="Lexend"/>
          <w:sz w:val="18"/>
          <w:szCs w:val="18"/>
          <w:shd w:fill="bbe5b1" w:val="clear"/>
          <w:rtl w:val="0"/>
        </w:rPr>
        <w:t xml:space="preserve">while keeping balance in my life. Academics matter, but so does my mental health and my relationships.</w:t>
      </w:r>
    </w:p>
    <w:p w:rsidR="00000000" w:rsidDel="00000000" w:rsidP="00000000" w:rsidRDefault="00000000" w:rsidRPr="00000000" w14:paraId="0000005A">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A specific goal I set last semester was to </w:t>
      </w:r>
      <w:r w:rsidDel="00000000" w:rsidR="00000000" w:rsidRPr="00000000">
        <w:rPr>
          <w:rFonts w:ascii="Lexend" w:cs="Lexend" w:eastAsia="Lexend" w:hAnsi="Lexend"/>
          <w:b w:val="1"/>
          <w:bCs w:val="1"/>
          <w:sz w:val="18"/>
          <w:szCs w:val="18"/>
          <w:shd w:fill="bbe5b1" w:val="clear"/>
          <w:rtl w:val="0"/>
        </w:rPr>
        <w:t xml:space="preserve">raise my essay scores by one full level on the rubric</w:t>
      </w:r>
      <w:r w:rsidDel="00000000" w:rsidR="00000000" w:rsidRPr="00000000">
        <w:rPr>
          <w:rFonts w:ascii="Lexend" w:cs="Lexend" w:eastAsia="Lexend" w:hAnsi="Lexend"/>
          <w:sz w:val="18"/>
          <w:szCs w:val="18"/>
          <w:shd w:fill="bbe5b1" w:val="clear"/>
          <w:rtl w:val="0"/>
        </w:rPr>
        <w:t xml:space="preserve">. I made a plan: meet with my teacher during office hours once a month, swap drafts with a classmate for feedback, and block out two study sessions each week. A strategy that worked was using a “two-pass” revision—first fixing big-picture organization, then tackling sentence-level details.</w:t>
      </w:r>
    </w:p>
    <w:p w:rsidR="00000000" w:rsidDel="00000000" w:rsidP="00000000" w:rsidRDefault="00000000" w:rsidRPr="00000000" w14:paraId="0000005B">
      <w:pPr>
        <w:spacing w:after="80" w:before="140" w:lineRule="auto"/>
        <w:rPr>
          <w:rFonts w:ascii="Lexend" w:cs="Lexend" w:eastAsia="Lexend" w:hAnsi="Lexend"/>
          <w:sz w:val="18"/>
          <w:szCs w:val="18"/>
          <w:shd w:fill="bbe5b1" w:val="clear"/>
        </w:rPr>
      </w:pPr>
      <w:r w:rsidDel="00000000" w:rsidR="00000000" w:rsidRPr="00000000">
        <w:rPr>
          <w:rFonts w:ascii="Lexend" w:cs="Lexend" w:eastAsia="Lexend" w:hAnsi="Lexend"/>
          <w:sz w:val="18"/>
          <w:szCs w:val="18"/>
          <w:shd w:fill="bbe5b1" w:val="clear"/>
          <w:rtl w:val="0"/>
        </w:rPr>
        <w:t xml:space="preserve">Long term, I picture myself </w:t>
      </w:r>
      <w:r w:rsidDel="00000000" w:rsidR="00000000" w:rsidRPr="00000000">
        <w:rPr>
          <w:rFonts w:ascii="Lexend" w:cs="Lexend" w:eastAsia="Lexend" w:hAnsi="Lexend"/>
          <w:b w:val="1"/>
          <w:bCs w:val="1"/>
          <w:sz w:val="18"/>
          <w:szCs w:val="18"/>
          <w:shd w:fill="bbe5b1" w:val="clear"/>
          <w:rtl w:val="0"/>
        </w:rPr>
        <w:t xml:space="preserve">studying environmental science or policy</w:t>
      </w:r>
      <w:r w:rsidDel="00000000" w:rsidR="00000000" w:rsidRPr="00000000">
        <w:rPr>
          <w:rFonts w:ascii="Lexend" w:cs="Lexend" w:eastAsia="Lexend" w:hAnsi="Lexend"/>
          <w:sz w:val="18"/>
          <w:szCs w:val="18"/>
          <w:shd w:fill="bbe5b1" w:val="clear"/>
          <w:rtl w:val="0"/>
        </w:rPr>
        <w:t xml:space="preserve">. My priority is to work toward a future where my voice matters in conversations about climate change. Even small steps—like joining the campus Green Club or volunteering for creek cleanups—make me feel part of something bigger.</w:t>
      </w:r>
    </w:p>
    <w:p w:rsidR="00000000" w:rsidDel="00000000" w:rsidP="00000000" w:rsidRDefault="00000000" w:rsidRPr="00000000" w14:paraId="0000005C">
      <w:pPr>
        <w:spacing w:after="80" w:before="140" w:lineRule="auto"/>
        <w:rPr>
          <w:rFonts w:ascii="Lexend" w:cs="Lexend" w:eastAsia="Lexend" w:hAnsi="Lexend"/>
          <w:sz w:val="18"/>
          <w:szCs w:val="18"/>
          <w:shd w:fill="bbe5b1" w:val="clear"/>
        </w:rPr>
      </w:pPr>
      <w:r w:rsidDel="00000000" w:rsidR="00000000" w:rsidRPr="00000000">
        <w:rPr>
          <w:rtl w:val="0"/>
        </w:rPr>
      </w:r>
    </w:p>
    <w:p w:rsidR="00000000" w:rsidDel="00000000" w:rsidP="00000000" w:rsidRDefault="00000000" w:rsidRPr="00000000" w14:paraId="0000005D">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1 (First Draft) </w:t>
      </w:r>
    </w:p>
    <w:p w:rsidR="00000000" w:rsidDel="00000000" w:rsidP="00000000" w:rsidRDefault="00000000" w:rsidRPr="00000000" w14:paraId="0000005E">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5F">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60">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Reader: when a text confuses me I usually reread it or google for summaries. but sometimes struggling with it helps? like with “Dover Beach,” I finally saw how “Sea of Faith” was like today’s uncertainty.</w:t>
      </w:r>
    </w:p>
    <w:p w:rsidR="00000000" w:rsidDel="00000000" w:rsidP="00000000" w:rsidRDefault="00000000" w:rsidRPr="00000000" w14:paraId="00000061">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Writer: I write way better when I actually care. my free-write about grandma’s garden felt easy, unlike a lab report. to sort my thoughts I move sticky notes around on my desk—kinda messy but works.</w:t>
      </w:r>
    </w:p>
    <w:p w:rsidR="00000000" w:rsidDel="00000000" w:rsidP="00000000" w:rsidRDefault="00000000" w:rsidRPr="00000000" w14:paraId="00000062">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Thinker: I’m noticing how words shape opinions. a climate debate showed me same info can sound urgent or like overreacting depending on wording. I’d like to use language in a good way—convince people, inform them, maybe even comfort.</w:t>
      </w:r>
    </w:p>
    <w:p w:rsidR="00000000" w:rsidDel="00000000" w:rsidP="00000000" w:rsidRDefault="00000000" w:rsidRPr="00000000" w14:paraId="00000063">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this whole self-portrait feels more like a rough compass than a perfect map… traits keep me steady, goals might change, but at least I’ve got a direction.</w:t>
      </w:r>
    </w:p>
    <w:p w:rsidR="00000000" w:rsidDel="00000000" w:rsidP="00000000" w:rsidRDefault="00000000" w:rsidRPr="00000000" w14:paraId="00000064">
      <w:pPr>
        <w:spacing w:after="80" w:before="1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80" w:before="140" w:lineRule="auto"/>
        <w:rPr>
          <w:rFonts w:ascii="Lexend" w:cs="Lexend" w:eastAsia="Lexend" w:hAnsi="Lexend"/>
          <w:sz w:val="20"/>
          <w:szCs w:val="20"/>
          <w:shd w:fill="fff2cc" w:val="clear"/>
        </w:rPr>
      </w:pPr>
      <w:r w:rsidDel="00000000" w:rsidR="00000000" w:rsidRPr="00000000">
        <w:rPr>
          <w:rFonts w:ascii="Lexend" w:cs="Lexend" w:eastAsia="Lexend" w:hAnsi="Lexend"/>
          <w:sz w:val="20"/>
          <w:szCs w:val="20"/>
          <w:shd w:fill="fff2cc" w:val="clear"/>
          <w:rtl w:val="0"/>
        </w:rPr>
        <w:t xml:space="preserve">Paste the Feedback You receive on </w:t>
      </w:r>
      <w:r w:rsidDel="00000000" w:rsidR="00000000" w:rsidRPr="00000000">
        <w:rPr>
          <w:rFonts w:ascii="Lexend" w:cs="Lexend" w:eastAsia="Lexend" w:hAnsi="Lexend"/>
          <w:b w:val="1"/>
          <w:bCs w:val="1"/>
          <w:sz w:val="20"/>
          <w:szCs w:val="20"/>
          <w:shd w:fill="fff2cc" w:val="clear"/>
          <w:rtl w:val="0"/>
        </w:rPr>
        <w:t xml:space="preserve">category 3 </w:t>
      </w:r>
      <w:r w:rsidDel="00000000" w:rsidR="00000000" w:rsidRPr="00000000">
        <w:rPr>
          <w:rFonts w:ascii="Lexend" w:cs="Lexend" w:eastAsia="Lexend" w:hAnsi="Lexend"/>
          <w:sz w:val="20"/>
          <w:szCs w:val="20"/>
          <w:shd w:fill="fff2cc" w:val="clear"/>
          <w:rtl w:val="0"/>
        </w:rPr>
        <w:t xml:space="preserve">from Class Companion between these lines:</w:t>
      </w:r>
    </w:p>
    <w:p w:rsidR="00000000" w:rsidDel="00000000" w:rsidP="00000000" w:rsidRDefault="00000000" w:rsidRPr="00000000" w14:paraId="00000066">
      <w:pPr>
        <w:pBdr>
          <w:top w:color="cbd5e1" w:space="0" w:sz="0" w:val="none"/>
          <w:left w:color="cbd5e1" w:space="0" w:sz="0" w:val="none"/>
          <w:bottom w:color="cbd5e1" w:space="0" w:sz="0" w:val="none"/>
          <w:right w:color="cbd5e1" w:space="0" w:sz="0" w:val="none"/>
          <w:between w:color="cbd5e1" w:space="0" w:sz="0" w:val="none"/>
        </w:pBdr>
        <w:rPr>
          <w:rFonts w:ascii="Lexend Light" w:cs="Lexend Light" w:eastAsia="Lexend Light" w:hAnsi="Lexend Light"/>
          <w:color w:val="16a24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Question score</w:t>
      </w:r>
      <w:r w:rsidDel="00000000" w:rsidR="00000000" w:rsidRPr="00000000">
        <w:rPr>
          <w:rFonts w:ascii="Lexend Light" w:cs="Lexend Light" w:eastAsia="Lexend Light" w:hAnsi="Lexend Light"/>
          <w:color w:val="16a249"/>
          <w:sz w:val="19"/>
          <w:szCs w:val="19"/>
          <w:shd w:fill="fff2cc" w:val="clear"/>
          <w:rtl w:val="0"/>
        </w:rPr>
        <w:t xml:space="preserve">10 / 12</w:t>
      </w:r>
    </w:p>
    <w:p w:rsidR="00000000" w:rsidDel="00000000" w:rsidP="00000000" w:rsidRDefault="00000000" w:rsidRPr="00000000" w14:paraId="00000067">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68">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16a249"/>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Reader/Writer Identity </w:t>
      </w:r>
      <w:r w:rsidDel="00000000" w:rsidR="00000000" w:rsidRPr="00000000">
        <w:rPr>
          <w:rFonts w:ascii="Lexend Light" w:cs="Lexend Light" w:eastAsia="Lexend Light" w:hAnsi="Lexend Light"/>
          <w:color w:val="16a249"/>
          <w:sz w:val="19"/>
          <w:szCs w:val="19"/>
          <w:shd w:fill="fff2cc" w:val="clear"/>
          <w:rtl w:val="0"/>
        </w:rPr>
        <w:t xml:space="preserve">4 / 4</w:t>
      </w:r>
    </w:p>
    <w:p w:rsidR="00000000" w:rsidDel="00000000" w:rsidP="00000000" w:rsidRDefault="00000000" w:rsidRPr="00000000" w14:paraId="00000069">
      <w:pPr>
        <w:numPr>
          <w:ilvl w:val="0"/>
          <w:numId w:val="5"/>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Great job demonstrating self-awareness and reflection about your identity as a reader, writer, and thinker! You provided clear examples, such as how rereading or searching for summaries helps you with difficult texts like "Dover Beach." Your insights into how language shapes opinions, as seen in the climate debate, show a strong understanding of language use. Keep up the thoughtful reflection!</w:t>
      </w:r>
    </w:p>
    <w:p w:rsidR="00000000" w:rsidDel="00000000" w:rsidP="00000000" w:rsidRDefault="00000000" w:rsidRPr="00000000" w14:paraId="0000006A">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6B">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Written Quality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6C">
      <w:pPr>
        <w:numPr>
          <w:ilvl w:val="0"/>
          <w:numId w:val="3"/>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is generally organized and expressive. You've effectively conveyed your thoughts and experiences, making it understandable. However, consider enhancing the flow between your ideas for a smoother reading experience. For example, adding transitions between sections about reading, writing, and thinking could help connect them more seamlessly.</w:t>
      </w:r>
    </w:p>
    <w:p w:rsidR="00000000" w:rsidDel="00000000" w:rsidP="00000000" w:rsidRDefault="00000000" w:rsidRPr="00000000" w14:paraId="0000006D">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0f1729"/>
          <w:sz w:val="19"/>
          <w:szCs w:val="19"/>
          <w:shd w:fill="fff2cc" w:val="clear"/>
        </w:rPr>
      </w:pPr>
      <w:r w:rsidDel="00000000" w:rsidR="00000000" w:rsidRPr="00000000">
        <w:rPr>
          <w:rtl w:val="0"/>
        </w:rPr>
      </w:r>
    </w:p>
    <w:p w:rsidR="00000000" w:rsidDel="00000000" w:rsidP="00000000" w:rsidRDefault="00000000" w:rsidRPr="00000000" w14:paraId="0000006E">
      <w:pPr>
        <w:pBdr>
          <w:top w:color="cbd5e1" w:space="0" w:sz="0" w:val="none"/>
          <w:left w:color="cbd5e1" w:space="0" w:sz="0" w:val="none"/>
          <w:bottom w:color="cbd5e1" w:space="0" w:sz="0" w:val="none"/>
          <w:right w:color="cbd5e1" w:space="0" w:sz="0" w:val="none"/>
          <w:between w:color="cbd5e1" w:space="0" w:sz="0" w:val="none"/>
        </w:pBdr>
        <w:shd w:fill="ffffff" w:val="clear"/>
        <w:rPr>
          <w:rFonts w:ascii="Lexend Light" w:cs="Lexend Light" w:eastAsia="Lexend Light" w:hAnsi="Lexend Light"/>
          <w:color w:val="db7706"/>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Grammar and Spelling </w:t>
      </w:r>
      <w:r w:rsidDel="00000000" w:rsidR="00000000" w:rsidRPr="00000000">
        <w:rPr>
          <w:rFonts w:ascii="Lexend Light" w:cs="Lexend Light" w:eastAsia="Lexend Light" w:hAnsi="Lexend Light"/>
          <w:color w:val="db7706"/>
          <w:sz w:val="19"/>
          <w:szCs w:val="19"/>
          <w:shd w:fill="fff2cc" w:val="clear"/>
          <w:rtl w:val="0"/>
        </w:rPr>
        <w:t xml:space="preserve">3 / 4</w:t>
      </w:r>
    </w:p>
    <w:p w:rsidR="00000000" w:rsidDel="00000000" w:rsidP="00000000" w:rsidRDefault="00000000" w:rsidRPr="00000000" w14:paraId="0000006F">
      <w:pPr>
        <w:numPr>
          <w:ilvl w:val="0"/>
          <w:numId w:val="7"/>
        </w:numPr>
        <w:pBdr>
          <w:top w:color="cbd5e1" w:space="0" w:sz="0" w:val="none"/>
          <w:left w:color="cbd5e1" w:space="0" w:sz="0" w:val="none"/>
          <w:bottom w:color="cbd5e1" w:space="0" w:sz="0" w:val="none"/>
          <w:right w:color="cbd5e1" w:space="0" w:sz="0" w:val="none"/>
          <w:between w:color="cbd5e1" w:space="0" w:sz="0" w:val="none"/>
        </w:pBdr>
        <w:ind w:left="720" w:hanging="360"/>
        <w:rPr>
          <w:rFonts w:ascii="Lexend Light" w:cs="Lexend Light" w:eastAsia="Lexend Light" w:hAnsi="Lexend Light"/>
          <w:sz w:val="19"/>
          <w:szCs w:val="19"/>
          <w:shd w:fill="fff2cc" w:val="clear"/>
        </w:rPr>
      </w:pPr>
      <w:r w:rsidDel="00000000" w:rsidR="00000000" w:rsidRPr="00000000">
        <w:rPr>
          <w:rFonts w:ascii="Lexend Light" w:cs="Lexend Light" w:eastAsia="Lexend Light" w:hAnsi="Lexend Light"/>
          <w:color w:val="0f1729"/>
          <w:sz w:val="19"/>
          <w:szCs w:val="19"/>
          <w:shd w:fill="fff2cc" w:val="clear"/>
          <w:rtl w:val="0"/>
        </w:rPr>
        <w:t xml:space="preserve">Your writing contains some minor grammar issues, such as capitalization errors. These don't seriously distract from the meaning, but addressing them could polish your work further. For instance, capitalizing the beginning of sentences and proper nouns would improve readability.</w:t>
      </w:r>
    </w:p>
    <w:p w:rsidR="00000000" w:rsidDel="00000000" w:rsidP="00000000" w:rsidRDefault="00000000" w:rsidRPr="00000000" w14:paraId="00000070">
      <w:pPr>
        <w:spacing w:after="80" w:before="140" w:lineRule="auto"/>
        <w:rPr>
          <w:rFonts w:ascii="Lexend" w:cs="Lexend" w:eastAsia="Lexend" w:hAnsi="Lexend"/>
          <w:sz w:val="20"/>
          <w:szCs w:val="20"/>
          <w:shd w:fill="fff2cc" w:val="clear"/>
        </w:rPr>
      </w:pPr>
      <w:r w:rsidDel="00000000" w:rsidR="00000000" w:rsidRPr="00000000">
        <w:rPr>
          <w:rtl w:val="0"/>
        </w:rPr>
      </w:r>
    </w:p>
    <w:p w:rsidR="00000000" w:rsidDel="00000000" w:rsidP="00000000" w:rsidRDefault="00000000" w:rsidRPr="00000000" w14:paraId="00000071">
      <w:pPr>
        <w:pStyle w:val="Heading3"/>
        <w:keepNext w:val="0"/>
        <w:keepLines w:val="0"/>
        <w:spacing w:after="80" w:before="140" w:lineRule="auto"/>
        <w:rPr>
          <w:rFonts w:ascii="Lexend" w:cs="Lexend" w:eastAsia="Lexend" w:hAnsi="Lexend"/>
          <w:color w:val="000000"/>
          <w:sz w:val="18"/>
          <w:szCs w:val="18"/>
        </w:rPr>
      </w:pPr>
      <w:bookmarkStart w:colFirst="0" w:colLast="0" w:name="_qk82e3acadxx"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80" w:before="140" w:lineRule="auto"/>
        <w:rPr>
          <w:rFonts w:ascii="Lexend" w:cs="Lexend" w:eastAsia="Lexend" w:hAnsi="Lexend"/>
          <w:sz w:val="28"/>
          <w:szCs w:val="28"/>
          <w:shd w:fill="f4cccc" w:val="clear"/>
        </w:rPr>
      </w:pPr>
      <w:r w:rsidDel="00000000" w:rsidR="00000000" w:rsidRPr="00000000">
        <w:rPr>
          <w:rFonts w:ascii="Lexend Light" w:cs="Lexend Light" w:eastAsia="Lexend Light" w:hAnsi="Lexend Light"/>
          <w:sz w:val="28"/>
          <w:szCs w:val="28"/>
          <w:rtl w:val="0"/>
        </w:rPr>
        <w:t xml:space="preserve">🍓 </w:t>
      </w:r>
      <w:r w:rsidDel="00000000" w:rsidR="00000000" w:rsidRPr="00000000">
        <w:rPr>
          <w:rFonts w:ascii="Lexend" w:cs="Lexend" w:eastAsia="Lexend" w:hAnsi="Lexend"/>
          <w:sz w:val="28"/>
          <w:szCs w:val="28"/>
          <w:shd w:fill="f4cccc" w:val="clear"/>
          <w:rtl w:val="0"/>
        </w:rPr>
        <w:t xml:space="preserve">CATEGORY 3: Round 2 (Updated w/ Revisions)</w:t>
      </w:r>
    </w:p>
    <w:p w:rsidR="00000000" w:rsidDel="00000000" w:rsidP="00000000" w:rsidRDefault="00000000" w:rsidRPr="00000000" w14:paraId="00000073">
      <w:pPr>
        <w:spacing w:after="80" w:before="140" w:lineRule="auto"/>
        <w:rPr>
          <w:rFonts w:ascii="Lexend" w:cs="Lexend" w:eastAsia="Lexend" w:hAnsi="Lexend"/>
          <w:sz w:val="28"/>
          <w:szCs w:val="28"/>
          <w:shd w:fill="f4cccc" w:val="clear"/>
        </w:rPr>
      </w:pPr>
      <w:r w:rsidDel="00000000" w:rsidR="00000000" w:rsidRPr="00000000">
        <w:rPr>
          <w:rFonts w:ascii="Lexend" w:cs="Lexend" w:eastAsia="Lexend" w:hAnsi="Lexend"/>
          <w:sz w:val="28"/>
          <w:szCs w:val="28"/>
          <w:shd w:fill="f4cccc" w:val="clear"/>
          <w:rtl w:val="0"/>
        </w:rPr>
        <w:t xml:space="preserve">Reader, Writer, Thinker </w:t>
      </w:r>
    </w:p>
    <w:p w:rsidR="00000000" w:rsidDel="00000000" w:rsidP="00000000" w:rsidRDefault="00000000" w:rsidRPr="00000000" w14:paraId="00000074">
      <w:pPr>
        <w:spacing w:after="80" w:before="140" w:lineRule="auto"/>
        <w:rPr>
          <w:rFonts w:ascii="Lexend" w:cs="Lexend" w:eastAsia="Lexend" w:hAnsi="Lexend"/>
          <w:sz w:val="18"/>
          <w:szCs w:val="18"/>
          <w:shd w:fill="f4cccc" w:val="clear"/>
        </w:rPr>
      </w:pPr>
      <w:r w:rsidDel="00000000" w:rsidR="00000000" w:rsidRPr="00000000">
        <w:rPr>
          <w:rtl w:val="0"/>
        </w:rPr>
      </w:r>
    </w:p>
    <w:p w:rsidR="00000000" w:rsidDel="00000000" w:rsidP="00000000" w:rsidRDefault="00000000" w:rsidRPr="00000000" w14:paraId="00000075">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3a. Reader</w:t>
      </w:r>
    </w:p>
    <w:p w:rsidR="00000000" w:rsidDel="00000000" w:rsidP="00000000" w:rsidRDefault="00000000" w:rsidRPr="00000000" w14:paraId="00000076">
      <w:pPr>
        <w:spacing w:after="80" w:before="140" w:lineRule="auto"/>
        <w:rPr>
          <w:rFonts w:ascii="Lexend" w:cs="Lexend" w:eastAsia="Lexend" w:hAnsi="Lexend"/>
          <w:b w:val="1"/>
          <w:bCs w:val="1"/>
          <w:sz w:val="18"/>
          <w:szCs w:val="18"/>
          <w:shd w:fill="f4cccc" w:val="clear"/>
        </w:rPr>
      </w:pPr>
      <w:r w:rsidDel="00000000" w:rsidR="00000000" w:rsidRPr="00000000">
        <w:rPr>
          <w:rtl w:val="0"/>
        </w:rPr>
      </w:r>
    </w:p>
    <w:p w:rsidR="00000000" w:rsidDel="00000000" w:rsidP="00000000" w:rsidRDefault="00000000" w:rsidRPr="00000000" w14:paraId="00000077">
      <w:pPr>
        <w:spacing w:after="80" w:before="140" w:lineRule="auto"/>
        <w:rPr>
          <w:sz w:val="18"/>
          <w:szCs w:val="18"/>
        </w:rPr>
      </w:pPr>
      <w:r w:rsidDel="00000000" w:rsidR="00000000" w:rsidRPr="00000000">
        <w:rPr>
          <w:rFonts w:ascii="Lexend" w:cs="Lexend" w:eastAsia="Lexend" w:hAnsi="Lexend"/>
          <w:sz w:val="18"/>
          <w:szCs w:val="18"/>
          <w:shd w:fill="f4cccc" w:val="clear"/>
          <w:rtl w:val="0"/>
        </w:rPr>
        <w:t xml:space="preserve">When I </w:t>
      </w:r>
      <w:r w:rsidDel="00000000" w:rsidR="00000000" w:rsidRPr="00000000">
        <w:rPr>
          <w:rFonts w:ascii="Lexend" w:cs="Lexend" w:eastAsia="Lexend" w:hAnsi="Lexend"/>
          <w:b w:val="1"/>
          <w:bCs w:val="1"/>
          <w:sz w:val="18"/>
          <w:szCs w:val="18"/>
          <w:shd w:fill="f4cccc" w:val="clear"/>
          <w:rtl w:val="0"/>
        </w:rPr>
        <w:t xml:space="preserve">read</w:t>
      </w:r>
      <w:r w:rsidDel="00000000" w:rsidR="00000000" w:rsidRPr="00000000">
        <w:rPr>
          <w:rFonts w:ascii="Lexend" w:cs="Lexend" w:eastAsia="Lexend" w:hAnsi="Lexend"/>
          <w:sz w:val="18"/>
          <w:szCs w:val="18"/>
          <w:shd w:fill="f4cccc" w:val="clear"/>
          <w:rtl w:val="0"/>
        </w:rPr>
        <w:t xml:space="preserve"> something confusing, I usually reread the section, then look for a summary or discussion online. But I’ve learned that wrestling with difficult texts often reveals new insights—I noticed this when annotating “Dover Beach” last week and realizing the “Sea of Faith” metaphor connected to modern uncertainties</w:t>
      </w:r>
      <w:r w:rsidDel="00000000" w:rsidR="00000000" w:rsidRPr="00000000">
        <w:rPr>
          <w:sz w:val="18"/>
          <w:szCs w:val="18"/>
          <w:rtl w:val="0"/>
        </w:rPr>
        <w:t xml:space="preserve">.</w:t>
      </w:r>
    </w:p>
    <w:p w:rsidR="00000000" w:rsidDel="00000000" w:rsidP="00000000" w:rsidRDefault="00000000" w:rsidRPr="00000000" w14:paraId="00000078">
      <w:pPr>
        <w:spacing w:after="80" w:before="140" w:lineRule="auto"/>
        <w:rPr>
          <w:sz w:val="18"/>
          <w:szCs w:val="18"/>
        </w:rPr>
      </w:pPr>
      <w:r w:rsidDel="00000000" w:rsidR="00000000" w:rsidRPr="00000000">
        <w:rPr>
          <w:rtl w:val="0"/>
        </w:rPr>
      </w:r>
    </w:p>
    <w:p w:rsidR="00000000" w:rsidDel="00000000" w:rsidP="00000000" w:rsidRDefault="00000000" w:rsidRPr="00000000" w14:paraId="00000079">
      <w:pPr>
        <w:spacing w:after="80" w:before="140" w:lineRule="auto"/>
        <w:rPr>
          <w:b w:val="1"/>
          <w:bCs w:val="1"/>
          <w:sz w:val="18"/>
          <w:szCs w:val="18"/>
        </w:rPr>
      </w:pPr>
      <w:r w:rsidDel="00000000" w:rsidR="00000000" w:rsidRPr="00000000">
        <w:rPr>
          <w:rFonts w:ascii="Lexend" w:cs="Lexend" w:eastAsia="Lexend" w:hAnsi="Lexend"/>
          <w:b w:val="1"/>
          <w:bCs w:val="1"/>
          <w:sz w:val="18"/>
          <w:szCs w:val="18"/>
          <w:shd w:fill="f4cccc" w:val="clear"/>
          <w:rtl w:val="0"/>
        </w:rPr>
        <w:t xml:space="preserve">3a. Writer</w:t>
      </w:r>
      <w:r w:rsidDel="00000000" w:rsidR="00000000" w:rsidRPr="00000000">
        <w:rPr>
          <w:rtl w:val="0"/>
        </w:rPr>
      </w:r>
    </w:p>
    <w:p w:rsidR="00000000" w:rsidDel="00000000" w:rsidP="00000000" w:rsidRDefault="00000000" w:rsidRPr="00000000" w14:paraId="0000007A">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I </w:t>
      </w:r>
      <w:r w:rsidDel="00000000" w:rsidR="00000000" w:rsidRPr="00000000">
        <w:rPr>
          <w:rFonts w:ascii="Lexend" w:cs="Lexend" w:eastAsia="Lexend" w:hAnsi="Lexend"/>
          <w:b w:val="1"/>
          <w:bCs w:val="1"/>
          <w:sz w:val="18"/>
          <w:szCs w:val="18"/>
          <w:shd w:fill="f4cccc" w:val="clear"/>
          <w:rtl w:val="0"/>
        </w:rPr>
        <w:t xml:space="preserve">write</w:t>
      </w:r>
      <w:r w:rsidDel="00000000" w:rsidR="00000000" w:rsidRPr="00000000">
        <w:rPr>
          <w:rFonts w:ascii="Lexend" w:cs="Lexend" w:eastAsia="Lexend" w:hAnsi="Lexend"/>
          <w:sz w:val="18"/>
          <w:szCs w:val="18"/>
          <w:shd w:fill="f4cccc" w:val="clear"/>
          <w:rtl w:val="0"/>
        </w:rPr>
        <w:t xml:space="preserve"> best when I have a strong emotional connection to the topic. My free-write about my grandmother’s garden flowed effortlessly compared to a lab report. To organize my thoughts, I like using sticky notes on my desk to physically move ideas around before drafting.</w:t>
      </w:r>
    </w:p>
    <w:p w:rsidR="00000000" w:rsidDel="00000000" w:rsidP="00000000" w:rsidRDefault="00000000" w:rsidRPr="00000000" w14:paraId="0000007B">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3a. Thinker</w:t>
      </w:r>
    </w:p>
    <w:p w:rsidR="00000000" w:rsidDel="00000000" w:rsidP="00000000" w:rsidRDefault="00000000" w:rsidRPr="00000000" w14:paraId="0000007C">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As a </w:t>
      </w:r>
      <w:r w:rsidDel="00000000" w:rsidR="00000000" w:rsidRPr="00000000">
        <w:rPr>
          <w:rFonts w:ascii="Lexend" w:cs="Lexend" w:eastAsia="Lexend" w:hAnsi="Lexend"/>
          <w:b w:val="1"/>
          <w:bCs w:val="1"/>
          <w:sz w:val="18"/>
          <w:szCs w:val="18"/>
          <w:shd w:fill="f4cccc" w:val="clear"/>
          <w:rtl w:val="0"/>
        </w:rPr>
        <w:t xml:space="preserve">thinker</w:t>
      </w:r>
      <w:r w:rsidDel="00000000" w:rsidR="00000000" w:rsidRPr="00000000">
        <w:rPr>
          <w:rFonts w:ascii="Lexend" w:cs="Lexend" w:eastAsia="Lexend" w:hAnsi="Lexend"/>
          <w:sz w:val="18"/>
          <w:szCs w:val="18"/>
          <w:shd w:fill="f4cccc" w:val="clear"/>
          <w:rtl w:val="0"/>
        </w:rPr>
        <w:t xml:space="preserve">, I’m starting to recognize how language shapes perspective. Watching a debate on climate policy showed me that the same data can be framed as urgency or alarmism depending on the words chosen. I want to use language responsibly—to inform, persuade, and sometimes comfort.</w:t>
      </w:r>
    </w:p>
    <w:p w:rsidR="00000000" w:rsidDel="00000000" w:rsidP="00000000" w:rsidRDefault="00000000" w:rsidRPr="00000000" w14:paraId="0000007D">
      <w:pPr>
        <w:spacing w:after="80" w:before="140" w:lineRule="auto"/>
        <w:rPr>
          <w:rFonts w:ascii="Lexend" w:cs="Lexend" w:eastAsia="Lexend" w:hAnsi="Lexend"/>
          <w:b w:val="1"/>
          <w:bCs w:val="1"/>
          <w:sz w:val="18"/>
          <w:szCs w:val="18"/>
          <w:shd w:fill="f4cccc" w:val="clear"/>
        </w:rPr>
      </w:pPr>
      <w:r w:rsidDel="00000000" w:rsidR="00000000" w:rsidRPr="00000000">
        <w:rPr>
          <w:rFonts w:ascii="Lexend" w:cs="Lexend" w:eastAsia="Lexend" w:hAnsi="Lexend"/>
          <w:b w:val="1"/>
          <w:bCs w:val="1"/>
          <w:sz w:val="18"/>
          <w:szCs w:val="18"/>
          <w:shd w:fill="f4cccc" w:val="clear"/>
          <w:rtl w:val="0"/>
        </w:rPr>
        <w:t xml:space="preserve">Conclusion</w:t>
      </w:r>
    </w:p>
    <w:p w:rsidR="00000000" w:rsidDel="00000000" w:rsidP="00000000" w:rsidRDefault="00000000" w:rsidRPr="00000000" w14:paraId="0000007E">
      <w:pPr>
        <w:spacing w:after="80" w:before="140" w:lineRule="auto"/>
        <w:rPr>
          <w:rFonts w:ascii="Lexend" w:cs="Lexend" w:eastAsia="Lexend" w:hAnsi="Lexend"/>
          <w:sz w:val="18"/>
          <w:szCs w:val="18"/>
          <w:shd w:fill="f4cccc" w:val="clear"/>
        </w:rPr>
      </w:pPr>
      <w:r w:rsidDel="00000000" w:rsidR="00000000" w:rsidRPr="00000000">
        <w:rPr>
          <w:rFonts w:ascii="Lexend" w:cs="Lexend" w:eastAsia="Lexend" w:hAnsi="Lexend"/>
          <w:sz w:val="18"/>
          <w:szCs w:val="18"/>
          <w:shd w:fill="f4cccc" w:val="clear"/>
          <w:rtl w:val="0"/>
        </w:rPr>
        <w:t xml:space="preserve"> This self-portrait feels like building a compass: resilience keeps me steady, curiosity points me outward, empathy pulls me toward others, and discipline keeps me on course. My goals and priorities aren’t fixed points—they’ll shift as I grow—but this map will help me navigate the world and use language to move hearts and minds.</w:t>
      </w:r>
    </w:p>
    <w:p w:rsidR="00000000" w:rsidDel="00000000" w:rsidP="00000000" w:rsidRDefault="00000000" w:rsidRPr="00000000" w14:paraId="0000007F">
      <w:pPr>
        <w:pStyle w:val="Heading3"/>
        <w:keepNext w:val="0"/>
        <w:keepLines w:val="0"/>
        <w:spacing w:after="80" w:before="140" w:lineRule="auto"/>
        <w:rPr>
          <w:rFonts w:ascii="Lexend" w:cs="Lexend" w:eastAsia="Lexend" w:hAnsi="Lexend"/>
        </w:rPr>
      </w:pPr>
      <w:bookmarkStart w:colFirst="0" w:colLast="0" w:name="_20stghmkx1iy" w:id="13"/>
      <w:bookmarkEnd w:id="13"/>
      <w:r w:rsidDel="00000000" w:rsidR="00000000" w:rsidRPr="00000000">
        <w:rPr>
          <w:rtl w:val="0"/>
        </w:rPr>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1f5f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f172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f1f5f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f1f5f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